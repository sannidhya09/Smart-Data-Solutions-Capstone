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957217292"/>
        <w:docPartObj>
          <w:docPartGallery w:val="Cover Pages"/>
          <w:docPartUnique/>
        </w:docPartObj>
        <w:rPr>
          <w:rFonts w:ascii="Calibri" w:hAnsi="Calibri" w:eastAsia="游明朝" w:cs="Arial" w:asciiTheme="minorAscii" w:hAnsiTheme="minorAscii" w:eastAsiaTheme="minorEastAsia" w:cstheme="minorBidi"/>
          <w:kern w:val="2"/>
          <w:sz w:val="22"/>
          <w:szCs w:val="22"/>
          <w14:ligatures w14:val="standardContextual"/>
        </w:rPr>
      </w:sdtPr>
      <w:sdtContent>
        <w:p w:rsidR="008C30B9" w:rsidP="008C30B9" w:rsidRDefault="008C30B9" w14:paraId="12D52AA5" w14:textId="77777777">
          <w:pPr>
            <w:pStyle w:val="NormalWeb"/>
          </w:pPr>
          <w:r>
            <w:rPr>
              <w:noProof/>
            </w:rPr>
            <w:drawing>
              <wp:inline distT="0" distB="0" distL="0" distR="0" wp14:anchorId="33EB5770" wp14:editId="55D6ED2F">
                <wp:extent cx="5943600" cy="1035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035685"/>
                        </a:xfrm>
                        <a:prstGeom prst="rect">
                          <a:avLst/>
                        </a:prstGeom>
                        <a:noFill/>
                        <a:ln>
                          <a:noFill/>
                        </a:ln>
                      </pic:spPr>
                    </pic:pic>
                  </a:graphicData>
                </a:graphic>
              </wp:inline>
            </w:drawing>
          </w:r>
        </w:p>
        <w:p w:rsidR="00E26636" w:rsidP="00E26636" w:rsidRDefault="00E26636" w14:paraId="16D1B4BD" w14:textId="77777777">
          <w:pPr>
            <w:pStyle w:val="NormalWeb"/>
          </w:pPr>
        </w:p>
        <w:p w:rsidR="00DA0CC2" w:rsidRDefault="00DA0CC2" w14:paraId="060F845D" w14:textId="77777777">
          <w:r>
            <w:rPr>
              <w:noProof/>
            </w:rPr>
            <mc:AlternateContent>
              <mc:Choice Requires="wps">
                <w:drawing>
                  <wp:anchor distT="0" distB="0" distL="114300" distR="114300" simplePos="0" relativeHeight="251658241" behindDoc="0" locked="0" layoutInCell="1" allowOverlap="1" wp14:anchorId="45A2E4D9" wp14:editId="153221A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DA0CC2" w14:paraId="5989BA81" w14:textId="45C6F61D">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id="_x0000_t202" coordsize="21600,21600" o:spt="202" path="m,l,21600r21600,l21600,xe" w14:anchorId="45A2E4D9">
                    <v:stroke joinstyle="miter"/>
                    <v:path gradientshapeok="t" o:connecttype="rect"/>
                  </v:shapetype>
                  <v:shape id="Text Box 1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p w:rsidR="00DA0CC2" w:rsidRDefault="00DA0CC2" w14:paraId="5989BA81" w14:textId="45C6F61D">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3F423F83" wp14:editId="6B8B6CB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3F423F83">
                    <v:textbox inset="126pt,0,54pt,0">
                      <w:txbxContent>
                        <w:p w:rsidR="00DA0CC2" w:rsidRDefault="00000000" w14:paraId="7D4714E3" w14:textId="2212DFFC">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80E08" w:rsidR="006A7E29">
                                <w:rPr>
                                  <w:caps/>
                                  <w:color w:val="4472C4" w:themeColor="accent1"/>
                                  <w:sz w:val="64"/>
                                  <w:szCs w:val="64"/>
                                </w:rPr>
                                <w:t xml:space="preserve">Digital mailroom – </w:t>
                              </w:r>
                              <w:r w:rsidRPr="00C80E08" w:rsidR="00C80E08">
                                <w:rPr>
                                  <w:caps/>
                                  <w:color w:val="4472C4" w:themeColor="accent1"/>
                                  <w:sz w:val="64"/>
                                  <w:szCs w:val="64"/>
                                </w:rPr>
                                <w:t>Client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DA0CC2" w:rsidRDefault="000B5AD5" w14:paraId="2AF94E83" w14:textId="77777777">
                              <w:pPr>
                                <w:jc w:val="right"/>
                                <w:rPr>
                                  <w:smallCaps/>
                                  <w:color w:val="404040" w:themeColor="text1" w:themeTint="BF"/>
                                  <w:sz w:val="36"/>
                                  <w:szCs w:val="36"/>
                                </w:rPr>
                              </w:pPr>
                              <w:r>
                                <w:rPr>
                                  <w:color w:val="404040" w:themeColor="text1" w:themeTint="BF"/>
                                  <w:sz w:val="36"/>
                                  <w:szCs w:val="36"/>
                                </w:rPr>
                                <w:t>Business Requirements</w:t>
                              </w:r>
                              <w:r w:rsidR="00F83D7A">
                                <w:rPr>
                                  <w:color w:val="404040" w:themeColor="text1" w:themeTint="BF"/>
                                  <w:sz w:val="36"/>
                                  <w:szCs w:val="36"/>
                                </w:rPr>
                                <w:t xml:space="preserve"> Document</w:t>
                              </w:r>
                            </w:p>
                          </w:sdtContent>
                        </w:sdt>
                      </w:txbxContent>
                    </v:textbox>
                    <w10:wrap type="square" anchorx="page" anchory="page"/>
                  </v:shape>
                </w:pict>
              </mc:Fallback>
            </mc:AlternateContent>
          </w:r>
        </w:p>
        <w:p w:rsidR="00406333" w:rsidRDefault="00DA0CC2" w14:paraId="1C55A520" w14:textId="77777777">
          <w:r>
            <w:br w:type="page"/>
          </w:r>
        </w:p>
        <w:p w:rsidR="00BE1D91" w:rsidRDefault="00BE1D91" w14:paraId="1CAC7F17" w14:textId="77777777">
          <w:pPr>
            <w:sectPr w:rsidR="00BE1D91" w:rsidSect="00CF309F">
              <w:headerReference w:type="default" r:id="rId12"/>
              <w:footerReference w:type="default" r:id="rId13"/>
              <w:pgSz w:w="12240" w:h="15840"/>
              <w:pgMar w:top="1440" w:right="1440" w:bottom="1440" w:left="1440" w:header="720" w:footer="0" w:gutter="0"/>
              <w:pgNumType w:start="0"/>
              <w:cols w:space="720"/>
              <w:titlePg/>
              <w:docGrid w:linePitch="360"/>
            </w:sectPr>
          </w:pPr>
        </w:p>
        <w:p w:rsidRPr="008140E8" w:rsidR="00406333" w:rsidP="009E40F9" w:rsidRDefault="00406333" w14:paraId="1CB0BC58" w14:textId="77777777">
          <w:pPr>
            <w:pStyle w:val="Heading1"/>
            <w:numPr>
              <w:ilvl w:val="0"/>
              <w:numId w:val="0"/>
            </w:numPr>
            <w:ind w:left="432" w:hanging="432"/>
          </w:pPr>
          <w:bookmarkStart w:name="_Toc219150785" w:id="0"/>
          <w:r w:rsidRPr="008140E8">
            <w:lastRenderedPageBreak/>
            <w:t>Approvals and Change Control</w:t>
          </w:r>
          <w:bookmarkEnd w:id="0"/>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795"/>
            <w:gridCol w:w="3150"/>
            <w:gridCol w:w="2250"/>
            <w:gridCol w:w="2155"/>
          </w:tblGrid>
          <w:tr w:rsidRPr="00BC0488" w:rsidR="00C75865" w:rsidTr="45859D95" w14:paraId="5AEE56DA" w14:textId="77777777">
            <w:trPr>
              <w:cnfStyle w:val="100000000000" w:firstRow="1" w:lastRow="0" w:firstColumn="0" w:lastColumn="0" w:oddVBand="0" w:evenVBand="0" w:oddHBand="0" w:evenHBand="0" w:firstRowFirstColumn="0" w:firstRowLastColumn="0" w:lastRowFirstColumn="0" w:lastRowLastColumn="0"/>
            </w:trPr>
            <w:tc>
              <w:tcPr>
                <w:tcW w:w="1795" w:type="dxa"/>
                <w:shd w:val="clear" w:color="auto" w:fill="0070C0"/>
                <w:tcMar/>
              </w:tcPr>
              <w:p w:rsidRPr="00BC0488" w:rsidR="00C75865" w:rsidP="006A7E29" w:rsidRDefault="00C75865" w14:paraId="43364074" w14:textId="77777777">
                <w:r w:rsidRPr="00BC0488">
                  <w:t>Approver</w:t>
                </w:r>
              </w:p>
            </w:tc>
            <w:tc>
              <w:tcPr>
                <w:tcW w:w="3150" w:type="dxa"/>
                <w:shd w:val="clear" w:color="auto" w:fill="0070C0"/>
                <w:tcMar/>
              </w:tcPr>
              <w:p w:rsidRPr="00BC0488" w:rsidR="00C75865" w:rsidP="006A7E29" w:rsidRDefault="00C75865" w14:paraId="13537CBB" w14:textId="77777777">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Business unit</w:t>
                </w:r>
              </w:p>
            </w:tc>
            <w:tc>
              <w:tcPr>
                <w:tcW w:w="2250" w:type="dxa"/>
                <w:shd w:val="clear" w:color="auto" w:fill="0070C0"/>
                <w:tcMar/>
              </w:tcPr>
              <w:p w:rsidRPr="00BC0488" w:rsidR="00C75865" w:rsidP="006A7E29" w:rsidRDefault="00C75865" w14:paraId="7753A701" w14:textId="25E14D2A">
                <w:pPr>
                  <w:cnfStyle w:val="100000000000" w:firstRow="1" w:lastRow="0" w:firstColumn="0" w:lastColumn="0" w:oddVBand="0" w:evenVBand="0" w:oddHBand="0" w:evenHBand="0" w:firstRowFirstColumn="0" w:firstRowLastColumn="0" w:lastRowFirstColumn="0" w:lastRowLastColumn="0"/>
                  <w:rPr>
                    <w:smallCaps/>
                  </w:rPr>
                </w:pPr>
                <w:r>
                  <w:rPr>
                    <w:smallCaps/>
                  </w:rPr>
                  <w:t>Version / Section</w:t>
                </w:r>
              </w:p>
            </w:tc>
            <w:tc>
              <w:tcPr>
                <w:tcW w:w="2155" w:type="dxa"/>
                <w:shd w:val="clear" w:color="auto" w:fill="0070C0"/>
                <w:tcMar/>
              </w:tcPr>
              <w:p w:rsidRPr="00BC0488" w:rsidR="00C75865" w:rsidP="006A7E29" w:rsidRDefault="00C75865" w14:paraId="04E4DC91" w14:textId="6AB68686">
                <w:pPr>
                  <w:cnfStyle w:val="100000000000" w:firstRow="1" w:lastRow="0" w:firstColumn="0" w:lastColumn="0" w:oddVBand="0" w:evenVBand="0" w:oddHBand="0" w:evenHBand="0" w:firstRowFirstColumn="0" w:firstRowLastColumn="0" w:lastRowFirstColumn="0" w:lastRowLastColumn="0"/>
                  <w:rPr>
                    <w:smallCaps/>
                  </w:rPr>
                </w:pPr>
                <w:r w:rsidRPr="00BC0488">
                  <w:rPr>
                    <w:smallCaps/>
                  </w:rPr>
                  <w:t>Date Approved</w:t>
                </w:r>
              </w:p>
            </w:tc>
          </w:tr>
          <w:tr w:rsidRPr="00CE337C" w:rsidR="00C75865" w:rsidTr="45859D95" w14:paraId="2244A60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457377D4" w14:textId="62227A02">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79C8E158" w14:textId="7A7B2AB6">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773335DE"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2A79EB4D" w14:textId="0877CE55">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595FCD2"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3EA2A8E5" w14:textId="1C69C97B">
                <w:pPr>
                  <w:rPr>
                    <w:b w:val="0"/>
                    <w:bCs w:val="0"/>
                    <w:color w:val="auto"/>
                  </w:rPr>
                </w:pPr>
                <w:r w:rsidRPr="45859D95" w:rsidR="00C75865">
                  <w:rPr>
                    <w:b w:val="0"/>
                    <w:bCs w:val="0"/>
                    <w:color w:val="auto"/>
                  </w:rPr>
                  <w:t>Mark F</w:t>
                </w:r>
              </w:p>
            </w:tc>
            <w:tc>
              <w:tcPr>
                <w:cnfStyle w:val="000000000000" w:firstRow="0" w:lastRow="0" w:firstColumn="0" w:lastColumn="0" w:oddVBand="0" w:evenVBand="0" w:oddHBand="0" w:evenHBand="0" w:firstRowFirstColumn="0" w:firstRowLastColumn="0" w:lastRowFirstColumn="0" w:lastRowLastColumn="0"/>
                <w:tcW w:w="3150" w:type="dxa"/>
                <w:tcMar/>
              </w:tcPr>
              <w:p w:rsidRPr="001F034D" w:rsidR="00C75865" w:rsidP="45859D95" w:rsidRDefault="00C75865" w14:paraId="01363C2D" w14:textId="1AA7035F">
                <w:pPr>
                  <w:cnfStyle w:val="000000000000" w:firstRow="0" w:lastRow="0" w:firstColumn="0" w:lastColumn="0" w:oddVBand="0" w:evenVBand="0" w:oddHBand="0" w:evenHBand="0" w:firstRowFirstColumn="0" w:firstRowLastColumn="0" w:lastRowFirstColumn="0" w:lastRowLastColumn="0"/>
                  <w:rPr>
                    <w:color w:val="auto"/>
                  </w:rPr>
                </w:pPr>
                <w:r w:rsidRPr="45859D95" w:rsidR="00C75865">
                  <w:rPr>
                    <w:color w:val="auto"/>
                  </w:rPr>
                  <w:t>Implementation Technical Leader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3DB33199"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18AF3BCE" w14:textId="24968684">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1FEC95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0486E189" w14:textId="216326F0">
                <w:pPr>
                  <w:rPr>
                    <w:b w:val="0"/>
                    <w:bCs w:val="0"/>
                    <w:color w:val="auto"/>
                  </w:rPr>
                </w:pPr>
                <w:r w:rsidRPr="45859D95" w:rsidR="00C75865">
                  <w:rPr>
                    <w:b w:val="0"/>
                    <w:bCs w:val="0"/>
                    <w:color w:val="auto"/>
                  </w:rPr>
                  <w:t>Brett M</w:t>
                </w: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1F034D" w:rsidR="00C75865" w:rsidP="45859D95" w:rsidRDefault="00C75865" w14:paraId="4586ED4E" w14:textId="551A2879">
                <w:pPr>
                  <w:cnfStyle w:val="000000100000" w:firstRow="0" w:lastRow="0" w:firstColumn="0" w:lastColumn="0" w:oddVBand="0" w:evenVBand="0" w:oddHBand="1" w:evenHBand="0" w:firstRowFirstColumn="0" w:firstRowLastColumn="0" w:lastRowFirstColumn="0" w:lastRowLastColumn="0"/>
                  <w:rPr>
                    <w:color w:val="auto"/>
                  </w:rPr>
                </w:pPr>
                <w:r w:rsidRPr="45859D95" w:rsidR="00C75865">
                  <w:rPr>
                    <w:color w:val="auto"/>
                  </w:rPr>
                  <w:t>Director of Digital Mailroom</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1C8016BA"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44AAD70" w14:textId="383320DA">
                <w:pPr>
                  <w:cnfStyle w:val="000000100000" w:firstRow="0" w:lastRow="0" w:firstColumn="0" w:lastColumn="0" w:oddVBand="0" w:evenVBand="0" w:oddHBand="1" w:evenHBand="0" w:firstRowFirstColumn="0" w:firstRowLastColumn="0" w:lastRowFirstColumn="0" w:lastRowLastColumn="0"/>
                  <w:rPr>
                    <w:color w:val="auto"/>
                  </w:rPr>
                </w:pPr>
              </w:p>
            </w:tc>
          </w:tr>
          <w:tr w:rsidRPr="00CE337C" w:rsidR="00C75865" w:rsidTr="45859D95" w14:paraId="1A99DFDA" w14:textId="77777777">
            <w:tc>
              <w:tcPr>
                <w:cnfStyle w:val="001000000000" w:firstRow="0" w:lastRow="0" w:firstColumn="1" w:lastColumn="0" w:oddVBand="0" w:evenVBand="0" w:oddHBand="0" w:evenHBand="0" w:firstRowFirstColumn="0" w:firstRowLastColumn="0" w:lastRowFirstColumn="0" w:lastRowLastColumn="0"/>
                <w:tcW w:w="1795" w:type="dxa"/>
                <w:tcMar/>
              </w:tcPr>
              <w:p w:rsidRPr="001F034D" w:rsidR="00C75865" w:rsidP="45859D95" w:rsidRDefault="00C75865" w14:paraId="52288F3A"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tcMar/>
              </w:tcPr>
              <w:p w:rsidRPr="004872EB" w:rsidR="00C75865" w:rsidP="45859D95" w:rsidRDefault="00C75865" w14:paraId="790B7F41" w14:textId="375DB600">
                <w:pPr>
                  <w:cnfStyle w:val="000000000000" w:firstRow="0" w:lastRow="0" w:firstColumn="0" w:lastColumn="0" w:oddVBand="0" w:evenVBand="0" w:oddHBand="0" w:evenHBand="0" w:firstRowFirstColumn="0" w:firstRowLastColumn="0" w:lastRowFirstColumn="0" w:lastRowLastColumn="0"/>
                  <w:rPr>
                    <w:color w:val="auto"/>
                    <w:highlight w:val="yellow"/>
                  </w:rPr>
                </w:pPr>
                <w:r w:rsidRPr="45859D95" w:rsidR="657A7FB6">
                  <w:rPr>
                    <w:color w:val="auto"/>
                    <w:highlight w:val="yellow"/>
                  </w:rPr>
                  <w:t>ABC Corporation</w:t>
                </w:r>
                <w:r w:rsidRPr="45859D95" w:rsidR="00C75865">
                  <w:rPr>
                    <w:color w:val="auto"/>
                    <w:highlight w:val="yellow"/>
                  </w:rPr>
                  <w:t xml:space="preserve"> – Business Stakeholder</w:t>
                </w:r>
              </w:p>
            </w:tc>
            <w:tc>
              <w:tcPr>
                <w:cnfStyle w:val="000000000000" w:firstRow="0" w:lastRow="0" w:firstColumn="0" w:lastColumn="0" w:oddVBand="0" w:evenVBand="0" w:oddHBand="0" w:evenHBand="0" w:firstRowFirstColumn="0" w:firstRowLastColumn="0" w:lastRowFirstColumn="0" w:lastRowLastColumn="0"/>
                <w:tcW w:w="2250" w:type="dxa"/>
                <w:tcMar/>
              </w:tcPr>
              <w:p w:rsidRPr="001F034D" w:rsidR="00C75865" w:rsidP="45859D95" w:rsidRDefault="00C75865" w14:paraId="7F7E3A4E" w14:textId="77777777">
                <w:pPr>
                  <w:cnfStyle w:val="000000000000" w:firstRow="0" w:lastRow="0" w:firstColumn="0" w:lastColumn="0" w:oddVBand="0" w:evenVBand="0" w:oddHBand="0"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tcMar/>
              </w:tcPr>
              <w:p w:rsidRPr="001F034D" w:rsidR="00C75865" w:rsidP="45859D95" w:rsidRDefault="00C75865" w14:paraId="491DE2FD" w14:textId="7E182632">
                <w:pPr>
                  <w:cnfStyle w:val="000000000000" w:firstRow="0" w:lastRow="0" w:firstColumn="0" w:lastColumn="0" w:oddVBand="0" w:evenVBand="0" w:oddHBand="0" w:evenHBand="0" w:firstRowFirstColumn="0" w:firstRowLastColumn="0" w:lastRowFirstColumn="0" w:lastRowLastColumn="0"/>
                  <w:rPr>
                    <w:color w:val="auto"/>
                  </w:rPr>
                </w:pPr>
              </w:p>
            </w:tc>
          </w:tr>
          <w:tr w:rsidRPr="00CE337C" w:rsidR="00C75865" w:rsidTr="45859D95" w14:paraId="062FB90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shd w:val="clear" w:color="auto" w:fill="auto"/>
                <w:tcMar/>
              </w:tcPr>
              <w:p w:rsidRPr="001F034D" w:rsidR="00C75865" w:rsidP="45859D95" w:rsidRDefault="00C75865" w14:paraId="30ADE4C1" w14:textId="77777777">
                <w:pPr>
                  <w:rPr>
                    <w:b w:val="0"/>
                    <w:bCs w:val="0"/>
                    <w:color w:val="auto"/>
                  </w:rPr>
                </w:pPr>
              </w:p>
            </w:tc>
            <w:tc>
              <w:tcPr>
                <w:cnfStyle w:val="000000000000" w:firstRow="0" w:lastRow="0" w:firstColumn="0" w:lastColumn="0" w:oddVBand="0" w:evenVBand="0" w:oddHBand="0" w:evenHBand="0" w:firstRowFirstColumn="0" w:firstRowLastColumn="0" w:lastRowFirstColumn="0" w:lastRowLastColumn="0"/>
                <w:tcW w:w="3150" w:type="dxa"/>
                <w:shd w:val="clear" w:color="auto" w:fill="auto"/>
                <w:tcMar/>
              </w:tcPr>
              <w:p w:rsidRPr="004872EB" w:rsidR="00C75865" w:rsidP="45859D95" w:rsidRDefault="00C75865" w14:paraId="1A2D9203" w14:textId="1E15F6EA">
                <w:pPr>
                  <w:cnfStyle w:val="000000100000" w:firstRow="0" w:lastRow="0" w:firstColumn="0" w:lastColumn="0" w:oddVBand="0" w:evenVBand="0" w:oddHBand="1" w:evenHBand="0" w:firstRowFirstColumn="0" w:firstRowLastColumn="0" w:lastRowFirstColumn="0" w:lastRowLastColumn="0"/>
                  <w:rPr>
                    <w:color w:val="000000" w:themeColor="text1" w:themeTint="FF" w:themeShade="FF"/>
                    <w:highlight w:val="yellow"/>
                  </w:rPr>
                </w:pPr>
                <w:r w:rsidRPr="45859D95" w:rsidR="657A7FB6">
                  <w:rPr>
                    <w:color w:val="000000" w:themeColor="text1" w:themeTint="FF" w:themeShade="FF"/>
                    <w:highlight w:val="yellow"/>
                  </w:rPr>
                  <w:t>ABC Corporation</w:t>
                </w:r>
                <w:r w:rsidRPr="45859D95" w:rsidR="00C75865">
                  <w:rPr>
                    <w:color w:val="000000" w:themeColor="text1" w:themeTint="FF" w:themeShade="FF"/>
                    <w:highlight w:val="yellow"/>
                  </w:rPr>
                  <w:t xml:space="preserve"> – Technical Stakeholder</w:t>
                </w:r>
              </w:p>
            </w:tc>
            <w:tc>
              <w:tcPr>
                <w:cnfStyle w:val="000000000000" w:firstRow="0" w:lastRow="0" w:firstColumn="0" w:lastColumn="0" w:oddVBand="0" w:evenVBand="0" w:oddHBand="0" w:evenHBand="0" w:firstRowFirstColumn="0" w:firstRowLastColumn="0" w:lastRowFirstColumn="0" w:lastRowLastColumn="0"/>
                <w:tcW w:w="2250" w:type="dxa"/>
                <w:shd w:val="clear" w:color="auto" w:fill="auto"/>
                <w:tcMar/>
              </w:tcPr>
              <w:p w:rsidRPr="001F034D" w:rsidR="00C75865" w:rsidP="45859D95" w:rsidRDefault="00C75865" w14:paraId="495EC3CF" w14:textId="77777777">
                <w:pPr>
                  <w:cnfStyle w:val="000000100000" w:firstRow="0" w:lastRow="0" w:firstColumn="0" w:lastColumn="0" w:oddVBand="0" w:evenVBand="0" w:oddHBand="1" w:evenHBand="0" w:firstRowFirstColumn="0" w:firstRowLastColumn="0" w:lastRowFirstColumn="0" w:lastRowLastColumn="0"/>
                  <w:rPr>
                    <w:color w:val="auto"/>
                  </w:rPr>
                </w:pPr>
              </w:p>
            </w:tc>
            <w:tc>
              <w:tcPr>
                <w:cnfStyle w:val="000000000000" w:firstRow="0" w:lastRow="0" w:firstColumn="0" w:lastColumn="0" w:oddVBand="0" w:evenVBand="0" w:oddHBand="0" w:evenHBand="0" w:firstRowFirstColumn="0" w:firstRowLastColumn="0" w:lastRowFirstColumn="0" w:lastRowLastColumn="0"/>
                <w:tcW w:w="2155" w:type="dxa"/>
                <w:shd w:val="clear" w:color="auto" w:fill="auto"/>
                <w:tcMar/>
              </w:tcPr>
              <w:p w:rsidRPr="001F034D" w:rsidR="00C75865" w:rsidP="45859D95" w:rsidRDefault="00C75865" w14:paraId="61474505" w14:textId="1A805C39">
                <w:pPr>
                  <w:cnfStyle w:val="000000100000" w:firstRow="0" w:lastRow="0" w:firstColumn="0" w:lastColumn="0" w:oddVBand="0" w:evenVBand="0" w:oddHBand="1" w:evenHBand="0" w:firstRowFirstColumn="0" w:firstRowLastColumn="0" w:lastRowFirstColumn="0" w:lastRowLastColumn="0"/>
                  <w:rPr>
                    <w:color w:val="auto"/>
                  </w:rPr>
                </w:pPr>
              </w:p>
            </w:tc>
          </w:tr>
        </w:tbl>
        <w:p w:rsidR="00406333" w:rsidP="45859D95" w:rsidRDefault="00406333" w14:paraId="1C2D5CCE" w14:textId="77777777">
          <w:pPr>
            <w:rPr>
              <w:rFonts w:ascii="Times New Roman" w:hAnsi="Times New Roman" w:cs="Times New Roman"/>
              <w:i w:val="1"/>
              <w:iCs w:val="1"/>
              <w:vanish w:val="1"/>
              <w:color w:val="auto"/>
            </w:rPr>
          </w:pPr>
        </w:p>
        <w:p w:rsidRPr="00CE337C" w:rsidR="00406333" w:rsidP="45859D95" w:rsidRDefault="00406333" w14:paraId="134DFD91" w14:textId="77777777">
          <w:pPr>
            <w:rPr>
              <w:rFonts w:ascii="Times New Roman" w:hAnsi="Times New Roman" w:cs="Times New Roman"/>
              <w:i w:val="1"/>
              <w:iCs w:val="1"/>
              <w:vanish w:val="1"/>
              <w:color w:val="auto"/>
            </w:rPr>
          </w:pPr>
        </w:p>
        <w:tbl>
          <w:tblPr>
            <w:tblStyle w:val="GridTable4-Accent11"/>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075"/>
            <w:gridCol w:w="1170"/>
            <w:gridCol w:w="2069"/>
            <w:gridCol w:w="5036"/>
          </w:tblGrid>
          <w:tr w:rsidRPr="00CE337C" w:rsidR="00406333" w:rsidTr="45859D95" w14:paraId="59B48800"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75" w:type="dxa"/>
                <w:shd w:val="clear" w:color="auto" w:fill="0070C0"/>
                <w:tcMar/>
              </w:tcPr>
              <w:p w:rsidRPr="0027738C" w:rsidR="00406333" w:rsidP="006A7E29" w:rsidRDefault="00406333" w14:paraId="32055607" w14:textId="77777777">
                <w:pPr>
                  <w:rPr>
                    <w:smallCaps w:val="1"/>
                    <w:color w:val="auto"/>
                  </w:rPr>
                </w:pPr>
                <w:r w:rsidRPr="45859D95" w:rsidR="00406333">
                  <w:rPr>
                    <w:smallCaps w:val="1"/>
                    <w:color w:val="auto"/>
                  </w:rPr>
                  <w:t>Version</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70C0"/>
                <w:tcMar/>
              </w:tcPr>
              <w:p w:rsidRPr="0027738C" w:rsidR="00406333" w:rsidP="45859D95" w:rsidRDefault="00406333" w14:paraId="11C226C8"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Date</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70C0"/>
                <w:tcMar/>
              </w:tcPr>
              <w:p w:rsidRPr="0027738C" w:rsidR="00406333" w:rsidP="45859D95" w:rsidRDefault="00406333" w14:paraId="60569122"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Completed by</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70C0"/>
                <w:tcMar/>
              </w:tcPr>
              <w:p w:rsidRPr="0027738C" w:rsidR="00406333" w:rsidP="45859D95" w:rsidRDefault="00406333" w14:paraId="740AB451" w14:textId="77777777">
                <w:pPr>
                  <w:cnfStyle w:val="100000000000" w:firstRow="1" w:lastRow="0" w:firstColumn="0" w:lastColumn="0" w:oddVBand="0" w:evenVBand="0" w:oddHBand="0" w:evenHBand="0" w:firstRowFirstColumn="0" w:firstRowLastColumn="0" w:lastRowFirstColumn="0" w:lastRowLastColumn="0"/>
                  <w:rPr>
                    <w:smallCaps w:val="1"/>
                    <w:color w:val="auto"/>
                  </w:rPr>
                </w:pPr>
                <w:r w:rsidRPr="45859D95" w:rsidR="00406333">
                  <w:rPr>
                    <w:smallCaps w:val="1"/>
                    <w:color w:val="auto"/>
                  </w:rPr>
                  <w:t>Description of change</w:t>
                </w:r>
              </w:p>
            </w:tc>
          </w:tr>
          <w:tr w:rsidRPr="00CE337C" w:rsidR="00406333" w:rsidTr="45859D95" w14:paraId="5411E3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shd w:val="clear" w:color="auto" w:fill="000000" w:themeFill="text1"/>
                <w:tcMar/>
              </w:tcPr>
              <w:p w:rsidRPr="001F034D" w:rsidR="00406333" w:rsidP="45859D95" w:rsidRDefault="000B4E21" w14:paraId="7DD25C83" w14:textId="000E3775">
                <w:pPr>
                  <w:rPr>
                    <w:b w:val="0"/>
                    <w:bCs w:val="0"/>
                    <w:color w:val="auto"/>
                  </w:rPr>
                </w:pPr>
                <w:r w:rsidRPr="45859D95" w:rsidR="000B4E21">
                  <w:rPr>
                    <w:b w:val="0"/>
                    <w:bCs w:val="0"/>
                    <w:color w:val="auto"/>
                  </w:rPr>
                  <w:t>0.1</w:t>
                </w:r>
              </w:p>
            </w:tc>
            <w:tc>
              <w:tcPr>
                <w:cnfStyle w:val="000000000000" w:firstRow="0" w:lastRow="0" w:firstColumn="0" w:lastColumn="0" w:oddVBand="0" w:evenVBand="0" w:oddHBand="0" w:evenHBand="0" w:firstRowFirstColumn="0" w:firstRowLastColumn="0" w:lastRowFirstColumn="0" w:lastRowLastColumn="0"/>
                <w:tcW w:w="1170" w:type="dxa"/>
                <w:shd w:val="clear" w:color="auto" w:fill="000000" w:themeFill="text1"/>
                <w:tcMar/>
              </w:tcPr>
              <w:p w:rsidRPr="001F034D" w:rsidR="00406333" w:rsidP="45859D95" w:rsidRDefault="000B4E21" w14:paraId="0A33F8BE" w14:textId="2001F2E4">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1/12/2026</w:t>
                </w:r>
              </w:p>
            </w:tc>
            <w:tc>
              <w:tcPr>
                <w:cnfStyle w:val="000000000000" w:firstRow="0" w:lastRow="0" w:firstColumn="0" w:lastColumn="0" w:oddVBand="0" w:evenVBand="0" w:oddHBand="0" w:evenHBand="0" w:firstRowFirstColumn="0" w:firstRowLastColumn="0" w:lastRowFirstColumn="0" w:lastRowLastColumn="0"/>
                <w:tcW w:w="2070" w:type="dxa"/>
                <w:shd w:val="clear" w:color="auto" w:fill="000000" w:themeFill="text1"/>
                <w:tcMar/>
              </w:tcPr>
              <w:p w:rsidRPr="001F034D" w:rsidR="00406333" w:rsidP="45859D95" w:rsidRDefault="000B4E21" w14:paraId="06DA3AEA" w14:textId="1C9B16F2">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Ann D</w:t>
                </w:r>
              </w:p>
            </w:tc>
            <w:tc>
              <w:tcPr>
                <w:cnfStyle w:val="000000000000" w:firstRow="0" w:lastRow="0" w:firstColumn="0" w:lastColumn="0" w:oddVBand="0" w:evenVBand="0" w:oddHBand="0" w:evenHBand="0" w:firstRowFirstColumn="0" w:firstRowLastColumn="0" w:lastRowFirstColumn="0" w:lastRowLastColumn="0"/>
                <w:tcW w:w="5040" w:type="dxa"/>
                <w:shd w:val="clear" w:color="auto" w:fill="000000" w:themeFill="text1"/>
                <w:tcMar/>
              </w:tcPr>
              <w:p w:rsidRPr="001F034D" w:rsidR="00406333" w:rsidP="45859D95" w:rsidRDefault="000B4E21" w14:paraId="7D12C4B9" w14:textId="2A244A35">
                <w:pPr>
                  <w:cnfStyle w:val="000000100000" w:firstRow="0" w:lastRow="0" w:firstColumn="0" w:lastColumn="0" w:oddVBand="0" w:evenVBand="0" w:oddHBand="1" w:evenHBand="0" w:firstRowFirstColumn="0" w:firstRowLastColumn="0" w:lastRowFirstColumn="0" w:lastRowLastColumn="0"/>
                  <w:rPr>
                    <w:color w:val="auto"/>
                  </w:rPr>
                </w:pPr>
                <w:r w:rsidRPr="45859D95" w:rsidR="000B4E21">
                  <w:rPr>
                    <w:color w:val="auto"/>
                  </w:rPr>
                  <w:t xml:space="preserve">First versioning for </w:t>
                </w:r>
                <w:r w:rsidRPr="45859D95" w:rsidR="18C88C48">
                  <w:rPr>
                    <w:color w:val="auto"/>
                  </w:rPr>
                  <w:t>ABC Corporation</w:t>
                </w:r>
                <w:r w:rsidRPr="45859D95" w:rsidR="000B4E21">
                  <w:rPr>
                    <w:color w:val="auto"/>
                  </w:rPr>
                  <w:t xml:space="preserve"> circulation. Includes some out of </w:t>
                </w:r>
                <w:r w:rsidRPr="45859D95" w:rsidR="000B4E21">
                  <w:rPr>
                    <w:color w:val="auto"/>
                  </w:rPr>
                  <w:t>scope</w:t>
                </w:r>
                <w:r w:rsidRPr="45859D95" w:rsidR="000B4E21">
                  <w:rPr>
                    <w:color w:val="auto"/>
                  </w:rPr>
                  <w:t xml:space="preserve"> items, clearly labelled, as reference points. </w:t>
                </w:r>
              </w:p>
            </w:tc>
          </w:tr>
          <w:tr w:rsidRPr="00CE337C" w:rsidR="0077743C" w:rsidTr="45859D95" w14:paraId="48957784" w14:textId="77777777">
            <w:tc>
              <w:tcPr>
                <w:tcW w:w="1075" w:type="dxa"/>
                <w:tcMar/>
              </w:tcPr>
              <w:p w:rsidRPr="001F034D" w:rsidR="0077743C" w:rsidP="006A7E29" w:rsidRDefault="0077743C" w14:paraId="5DD59469" w14:textId="77777777">
                <w:pPr>
                  <w:rPr>
                    <w:b w:val="0"/>
                  </w:rPr>
                </w:pPr>
              </w:p>
            </w:tc>
            <w:tc>
              <w:tcPr>
                <w:tcW w:w="1170" w:type="dxa"/>
                <w:tcMar/>
              </w:tcPr>
              <w:p w:rsidRPr="001F034D" w:rsidR="0077743C" w:rsidP="006A7E29" w:rsidRDefault="0077743C" w14:paraId="65AB57BC" w14:textId="77777777">
                <w:pPr>
                  <w:cnfStyle w:val="000000000000" w:firstRow="0" w:lastRow="0" w:firstColumn="0" w:lastColumn="0" w:oddVBand="0" w:evenVBand="0" w:oddHBand="0" w:evenHBand="0" w:firstRowFirstColumn="0" w:firstRowLastColumn="0" w:lastRowFirstColumn="0" w:lastRowLastColumn="0"/>
                  <w:rPr>
                    <w:bCs/>
                  </w:rPr>
                </w:pPr>
              </w:p>
            </w:tc>
            <w:tc>
              <w:tcPr>
                <w:tcW w:w="2070" w:type="dxa"/>
                <w:tcMar/>
              </w:tcPr>
              <w:p w:rsidRPr="001F034D" w:rsidR="0077743C" w:rsidP="006A7E29" w:rsidRDefault="0077743C" w14:paraId="7951AE18" w14:textId="77777777">
                <w:pPr>
                  <w:cnfStyle w:val="000000000000" w:firstRow="0" w:lastRow="0" w:firstColumn="0" w:lastColumn="0" w:oddVBand="0" w:evenVBand="0" w:oddHBand="0" w:evenHBand="0" w:firstRowFirstColumn="0" w:firstRowLastColumn="0" w:lastRowFirstColumn="0" w:lastRowLastColumn="0"/>
                  <w:rPr>
                    <w:bCs/>
                  </w:rPr>
                </w:pPr>
              </w:p>
            </w:tc>
            <w:tc>
              <w:tcPr>
                <w:tcW w:w="5040" w:type="dxa"/>
                <w:tcMar/>
              </w:tcPr>
              <w:p w:rsidRPr="001F034D" w:rsidR="0077743C" w:rsidP="006A7E29" w:rsidRDefault="0077743C" w14:paraId="4D90D703" w14:textId="77777777">
                <w:pPr>
                  <w:cnfStyle w:val="000000000000" w:firstRow="0" w:lastRow="0" w:firstColumn="0" w:lastColumn="0" w:oddVBand="0" w:evenVBand="0" w:oddHBand="0" w:evenHBand="0" w:firstRowFirstColumn="0" w:firstRowLastColumn="0" w:lastRowFirstColumn="0" w:lastRowLastColumn="0"/>
                  <w:rPr>
                    <w:bCs/>
                  </w:rPr>
                </w:pPr>
              </w:p>
            </w:tc>
          </w:tr>
          <w:tr w:rsidRPr="00CE337C" w:rsidR="0077743C" w:rsidTr="45859D95" w14:paraId="65B85E24" w14:textId="77777777">
            <w:trPr>
              <w:cnfStyle w:val="000000100000" w:firstRow="0" w:lastRow="0" w:firstColumn="0" w:lastColumn="0" w:oddVBand="0" w:evenVBand="0" w:oddHBand="1" w:evenHBand="0" w:firstRowFirstColumn="0" w:firstRowLastColumn="0" w:lastRowFirstColumn="0" w:lastRowLastColumn="0"/>
            </w:trPr>
            <w:tc>
              <w:tcPr>
                <w:tcW w:w="1075" w:type="dxa"/>
                <w:shd w:val="clear" w:color="auto" w:fill="auto"/>
                <w:tcMar/>
              </w:tcPr>
              <w:p w:rsidRPr="001F034D" w:rsidR="0077743C" w:rsidP="006A7E29" w:rsidRDefault="0077743C" w14:paraId="2CDA50F5" w14:textId="77777777">
                <w:pPr>
                  <w:rPr>
                    <w:b w:val="0"/>
                  </w:rPr>
                </w:pPr>
              </w:p>
            </w:tc>
            <w:tc>
              <w:tcPr>
                <w:tcW w:w="1170" w:type="dxa"/>
                <w:shd w:val="clear" w:color="auto" w:fill="auto"/>
                <w:tcMar/>
              </w:tcPr>
              <w:p w:rsidRPr="001F034D" w:rsidR="0077743C" w:rsidP="006A7E29" w:rsidRDefault="0077743C" w14:paraId="4E608E7C" w14:textId="77777777">
                <w:pPr>
                  <w:cnfStyle w:val="000000100000" w:firstRow="0" w:lastRow="0" w:firstColumn="0" w:lastColumn="0" w:oddVBand="0" w:evenVBand="0" w:oddHBand="1" w:evenHBand="0" w:firstRowFirstColumn="0" w:firstRowLastColumn="0" w:lastRowFirstColumn="0" w:lastRowLastColumn="0"/>
                  <w:rPr>
                    <w:bCs/>
                  </w:rPr>
                </w:pPr>
              </w:p>
            </w:tc>
            <w:tc>
              <w:tcPr>
                <w:tcW w:w="2070" w:type="dxa"/>
                <w:shd w:val="clear" w:color="auto" w:fill="auto"/>
                <w:tcMar/>
              </w:tcPr>
              <w:p w:rsidRPr="001F034D" w:rsidR="0077743C" w:rsidP="006A7E29" w:rsidRDefault="0077743C" w14:paraId="69470FD3" w14:textId="77777777">
                <w:pPr>
                  <w:cnfStyle w:val="000000100000" w:firstRow="0" w:lastRow="0" w:firstColumn="0" w:lastColumn="0" w:oddVBand="0" w:evenVBand="0" w:oddHBand="1" w:evenHBand="0" w:firstRowFirstColumn="0" w:firstRowLastColumn="0" w:lastRowFirstColumn="0" w:lastRowLastColumn="0"/>
                  <w:rPr>
                    <w:bCs/>
                  </w:rPr>
                </w:pPr>
              </w:p>
            </w:tc>
            <w:tc>
              <w:tcPr>
                <w:tcW w:w="5040" w:type="dxa"/>
                <w:shd w:val="clear" w:color="auto" w:fill="auto"/>
                <w:tcMar/>
              </w:tcPr>
              <w:p w:rsidRPr="001F034D" w:rsidR="0077743C" w:rsidP="006A7E29" w:rsidRDefault="0077743C" w14:paraId="6636F741" w14:textId="77777777">
                <w:pPr>
                  <w:cnfStyle w:val="000000100000" w:firstRow="0" w:lastRow="0" w:firstColumn="0" w:lastColumn="0" w:oddVBand="0" w:evenVBand="0" w:oddHBand="1" w:evenHBand="0" w:firstRowFirstColumn="0" w:firstRowLastColumn="0" w:lastRowFirstColumn="0" w:lastRowLastColumn="0"/>
                  <w:rPr>
                    <w:bCs/>
                  </w:rPr>
                </w:pPr>
              </w:p>
            </w:tc>
          </w:tr>
        </w:tbl>
        <w:p w:rsidRPr="00CE337C" w:rsidR="00406333" w:rsidP="00406333" w:rsidRDefault="00406333" w14:paraId="4D4C7838" w14:textId="77777777"/>
        <w:p w:rsidRPr="009E40F9" w:rsidR="00181BFC" w:rsidP="009E40F9" w:rsidRDefault="00181BFC" w14:paraId="50382E03" w14:textId="62568D2C">
          <w:pPr>
            <w:pStyle w:val="Heading1"/>
            <w:numPr>
              <w:ilvl w:val="0"/>
              <w:numId w:val="0"/>
            </w:numPr>
            <w:ind w:left="432" w:hanging="432"/>
          </w:pPr>
          <w:bookmarkStart w:name="_Toc219150786" w:id="1"/>
          <w:r w:rsidRPr="009E40F9">
            <w:t>Sub</w:t>
          </w:r>
          <w:r w:rsidRPr="009E40F9" w:rsidR="00CE4900">
            <w:t>section-Based Approvals</w:t>
          </w:r>
          <w:bookmarkEnd w:id="1"/>
        </w:p>
        <w:p w:rsidR="00406333" w:rsidRDefault="00CE4900" w14:paraId="09ACEBD7" w14:textId="26295A60">
          <w:r w:rsidR="00CE4900">
            <w:rPr/>
            <w:t xml:space="preserve">To promote efficiency and agility in implementation, Smart Data Solutions </w:t>
          </w:r>
          <w:r w:rsidR="00CE4900">
            <w:rPr/>
            <w:t>supports</w:t>
          </w:r>
          <w:r w:rsidR="00CE4900">
            <w:rPr/>
            <w:t xml:space="preserve"> subsection-based approvals for the configuration of mailroom and data capture services. This approach allows </w:t>
          </w:r>
          <w:r w:rsidR="18C88C48">
            <w:rPr/>
            <w:t>ABC Corporation</w:t>
          </w:r>
          <w:r w:rsidR="00CE4900">
            <w:rPr/>
            <w:t>s to review and approve distinct components of the solution</w:t>
          </w:r>
          <w:r w:rsidR="00274492">
            <w:rPr/>
            <w:t xml:space="preserve">, </w:t>
          </w:r>
          <w:r w:rsidR="00B27FF8">
            <w:rPr/>
            <w:t xml:space="preserve">e.g., </w:t>
          </w:r>
          <w:r w:rsidR="00274492">
            <w:rPr/>
            <w:t>standard claim</w:t>
          </w:r>
          <w:r w:rsidR="00CE4900">
            <w:rPr/>
            <w:t xml:space="preserve"> configurations, </w:t>
          </w:r>
          <w:r w:rsidR="00C3261D">
            <w:rPr/>
            <w:t>SFTP folder structure configuration</w:t>
          </w:r>
          <w:r w:rsidR="00B27FF8">
            <w:rPr/>
            <w:t xml:space="preserve">, </w:t>
          </w:r>
          <w:r w:rsidR="00CE4900">
            <w:rPr/>
            <w:t xml:space="preserve">independently and sequentially, rather than waiting for the entire configuration package to be </w:t>
          </w:r>
          <w:r w:rsidR="00CE4900">
            <w:rPr/>
            <w:t>finalized</w:t>
          </w:r>
          <w:r w:rsidR="00CE4900">
            <w:rPr/>
            <w:t xml:space="preserve">. While we are committed to </w:t>
          </w:r>
          <w:r w:rsidR="00CE4900">
            <w:rPr/>
            <w:t>maintaining</w:t>
          </w:r>
          <w:r w:rsidR="00CE4900">
            <w:rPr/>
            <w:t xml:space="preserve"> flexibility and responsiveness throughout the onboarding process, it is critical that all stakeholders</w:t>
          </w:r>
          <w:r w:rsidR="00B27FF8">
            <w:rPr/>
            <w:t xml:space="preserve">, </w:t>
          </w:r>
          <w:r w:rsidR="00CE4900">
            <w:rPr/>
            <w:t xml:space="preserve">both </w:t>
          </w:r>
          <w:r w:rsidR="2494D6C9">
            <w:rPr/>
            <w:t>ABC Corporation</w:t>
          </w:r>
          <w:r w:rsidR="00CE4900">
            <w:rPr/>
            <w:t xml:space="preserve"> and internal</w:t>
          </w:r>
          <w:r w:rsidR="00B27FF8">
            <w:rPr/>
            <w:t xml:space="preserve">, </w:t>
          </w:r>
          <w:r w:rsidR="00CE4900">
            <w:rPr/>
            <w:t xml:space="preserve">are aligned on the scope and details of each approved subsection. Agreement and formal sign-off at the subsection level are </w:t>
          </w:r>
          <w:r w:rsidR="00CE4900">
            <w:rPr/>
            <w:t>required</w:t>
          </w:r>
          <w:r w:rsidR="00CE4900">
            <w:rPr/>
            <w:t xml:space="preserve"> before any related configuration work begins. This ensures </w:t>
          </w:r>
          <w:r w:rsidR="00081AF7">
            <w:rPr/>
            <w:t xml:space="preserve">a </w:t>
          </w:r>
          <w:r w:rsidR="00081AF7">
            <w:rPr/>
            <w:t>streamlined</w:t>
          </w:r>
          <w:r w:rsidR="00CE4900">
            <w:rPr/>
            <w:t xml:space="preserve"> implementation while minimizing the risk of rework, delays, or misinterpretation of requirements. </w:t>
          </w:r>
          <w:r w:rsidR="00CE4900">
            <w:rPr/>
            <w:t>Ultimately, this</w:t>
          </w:r>
          <w:r w:rsidR="00CE4900">
            <w:rPr/>
            <w:t xml:space="preserve"> phased approval model is designed to accelerate delivery timelines without compromising quality or </w:t>
          </w:r>
          <w:r w:rsidR="00CE4900">
            <w:rPr/>
            <w:t>clarity.</w:t>
          </w:r>
          <w:r>
            <w:br w:type="page"/>
          </w:r>
        </w:p>
        <w:sdt>
          <w:sdtPr>
            <w:id w:val="-1271163090"/>
            <w:docPartObj>
              <w:docPartGallery w:val="Table of Contents"/>
              <w:docPartUnique/>
            </w:docPartObj>
            <w:rPr>
              <w:rFonts w:ascii="Calibri" w:hAnsi="Calibri" w:eastAsia="游明朝" w:cs="Arial" w:asciiTheme="minorAscii" w:hAnsiTheme="minorAscii" w:eastAsiaTheme="minorEastAsia" w:cstheme="minorBidi"/>
              <w:color w:val="auto"/>
              <w:kern w:val="2"/>
              <w:sz w:val="22"/>
              <w:szCs w:val="22"/>
              <w14:ligatures w14:val="standardContextual"/>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5301F9" w:rsidRDefault="005301F9" w14:paraId="31A98BCE" w14:textId="4BECE51A">
              <w:pPr>
                <w:pStyle w:val="TOCHeading"/>
              </w:pPr>
              <w:r>
                <w:t>Contents</w:t>
              </w:r>
            </w:p>
            <w:p w:rsidR="00DB2816" w:rsidRDefault="005301F9" w14:paraId="634BF42F" w14:textId="541FB09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history="1" w:anchor="_Toc219150785">
                <w:r w:rsidRPr="00E84E40" w:rsidR="00DB2816">
                  <w:rPr>
                    <w:rStyle w:val="Hyperlink"/>
                    <w:noProof/>
                  </w:rPr>
                  <w:t>Approvals and Change Control</w:t>
                </w:r>
                <w:r w:rsidR="00DB2816">
                  <w:rPr>
                    <w:noProof/>
                    <w:webHidden/>
                  </w:rPr>
                  <w:tab/>
                </w:r>
                <w:r w:rsidR="00DB2816">
                  <w:rPr>
                    <w:noProof/>
                    <w:webHidden/>
                  </w:rPr>
                  <w:fldChar w:fldCharType="begin"/>
                </w:r>
                <w:r w:rsidR="00DB2816">
                  <w:rPr>
                    <w:noProof/>
                    <w:webHidden/>
                  </w:rPr>
                  <w:instrText xml:space="preserve"> PAGEREF _Toc219150785 \h </w:instrText>
                </w:r>
                <w:r w:rsidR="00DB2816">
                  <w:rPr>
                    <w:noProof/>
                    <w:webHidden/>
                  </w:rPr>
                </w:r>
                <w:r w:rsidR="00DB2816">
                  <w:rPr>
                    <w:noProof/>
                    <w:webHidden/>
                  </w:rPr>
                  <w:fldChar w:fldCharType="separate"/>
                </w:r>
                <w:r w:rsidR="00DB2816">
                  <w:rPr>
                    <w:noProof/>
                    <w:webHidden/>
                  </w:rPr>
                  <w:t>1</w:t>
                </w:r>
                <w:r w:rsidR="00DB2816">
                  <w:rPr>
                    <w:noProof/>
                    <w:webHidden/>
                  </w:rPr>
                  <w:fldChar w:fldCharType="end"/>
                </w:r>
              </w:hyperlink>
            </w:p>
            <w:p w:rsidR="00DB2816" w:rsidRDefault="00DB2816" w14:paraId="73E395A6" w14:textId="58B3620F">
              <w:pPr>
                <w:pStyle w:val="TOC1"/>
                <w:tabs>
                  <w:tab w:val="right" w:leader="dot" w:pos="9350"/>
                </w:tabs>
                <w:rPr>
                  <w:rFonts w:eastAsiaTheme="minorEastAsia"/>
                  <w:noProof/>
                  <w:sz w:val="24"/>
                  <w:szCs w:val="24"/>
                </w:rPr>
              </w:pPr>
              <w:hyperlink w:history="1" w:anchor="_Toc219150786">
                <w:r w:rsidRPr="00E84E40">
                  <w:rPr>
                    <w:rStyle w:val="Hyperlink"/>
                    <w:noProof/>
                  </w:rPr>
                  <w:t>Subsection-Based Approvals</w:t>
                </w:r>
                <w:r>
                  <w:rPr>
                    <w:noProof/>
                    <w:webHidden/>
                  </w:rPr>
                  <w:tab/>
                </w:r>
                <w:r>
                  <w:rPr>
                    <w:noProof/>
                    <w:webHidden/>
                  </w:rPr>
                  <w:fldChar w:fldCharType="begin"/>
                </w:r>
                <w:r>
                  <w:rPr>
                    <w:noProof/>
                    <w:webHidden/>
                  </w:rPr>
                  <w:instrText xml:space="preserve"> PAGEREF _Toc219150786 \h </w:instrText>
                </w:r>
                <w:r>
                  <w:rPr>
                    <w:noProof/>
                    <w:webHidden/>
                  </w:rPr>
                </w:r>
                <w:r>
                  <w:rPr>
                    <w:noProof/>
                    <w:webHidden/>
                  </w:rPr>
                  <w:fldChar w:fldCharType="separate"/>
                </w:r>
                <w:r>
                  <w:rPr>
                    <w:noProof/>
                    <w:webHidden/>
                  </w:rPr>
                  <w:t>1</w:t>
                </w:r>
                <w:r>
                  <w:rPr>
                    <w:noProof/>
                    <w:webHidden/>
                  </w:rPr>
                  <w:fldChar w:fldCharType="end"/>
                </w:r>
              </w:hyperlink>
            </w:p>
            <w:p w:rsidR="00DB2816" w:rsidRDefault="00DB2816" w14:paraId="7CF0F4B1" w14:textId="5F427224">
              <w:pPr>
                <w:pStyle w:val="TOC1"/>
                <w:tabs>
                  <w:tab w:val="left" w:pos="440"/>
                  <w:tab w:val="right" w:leader="dot" w:pos="9350"/>
                </w:tabs>
                <w:rPr>
                  <w:rFonts w:eastAsiaTheme="minorEastAsia"/>
                  <w:noProof/>
                  <w:sz w:val="24"/>
                  <w:szCs w:val="24"/>
                </w:rPr>
              </w:pPr>
              <w:hyperlink w:history="1" w:anchor="_Toc219150787">
                <w:r w:rsidRPr="00E84E40">
                  <w:rPr>
                    <w:rStyle w:val="Hyperlink"/>
                    <w:b/>
                    <w:bCs/>
                    <w:noProof/>
                  </w:rPr>
                  <w:t>1</w:t>
                </w:r>
                <w:r>
                  <w:rPr>
                    <w:rFonts w:eastAsiaTheme="minorEastAsia"/>
                    <w:noProof/>
                    <w:sz w:val="24"/>
                    <w:szCs w:val="24"/>
                  </w:rPr>
                  <w:tab/>
                </w:r>
                <w:r w:rsidRPr="00E84E40">
                  <w:rPr>
                    <w:rStyle w:val="Hyperlink"/>
                    <w:b/>
                    <w:bCs/>
                    <w:noProof/>
                  </w:rPr>
                  <w:t>Project Summary</w:t>
                </w:r>
                <w:r>
                  <w:rPr>
                    <w:noProof/>
                    <w:webHidden/>
                  </w:rPr>
                  <w:tab/>
                </w:r>
                <w:r>
                  <w:rPr>
                    <w:noProof/>
                    <w:webHidden/>
                  </w:rPr>
                  <w:fldChar w:fldCharType="begin"/>
                </w:r>
                <w:r>
                  <w:rPr>
                    <w:noProof/>
                    <w:webHidden/>
                  </w:rPr>
                  <w:instrText xml:space="preserve"> PAGEREF _Toc219150787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42E82003" w14:textId="0E2907BC">
              <w:pPr>
                <w:pStyle w:val="TOC2"/>
                <w:tabs>
                  <w:tab w:val="left" w:pos="960"/>
                  <w:tab w:val="right" w:leader="dot" w:pos="9350"/>
                </w:tabs>
                <w:rPr>
                  <w:rFonts w:eastAsiaTheme="minorEastAsia"/>
                  <w:noProof/>
                  <w:sz w:val="24"/>
                  <w:szCs w:val="24"/>
                </w:rPr>
              </w:pPr>
              <w:hyperlink w:history="1" w:anchor="_Toc219150788">
                <w:r w:rsidRPr="00E84E40">
                  <w:rPr>
                    <w:rStyle w:val="Hyperlink"/>
                    <w:b/>
                    <w:bCs/>
                    <w:noProof/>
                  </w:rPr>
                  <w:t>1.1</w:t>
                </w:r>
                <w:r>
                  <w:rPr>
                    <w:rFonts w:eastAsiaTheme="minorEastAsia"/>
                    <w:noProof/>
                    <w:sz w:val="24"/>
                    <w:szCs w:val="24"/>
                  </w:rPr>
                  <w:tab/>
                </w:r>
                <w:r w:rsidRPr="00E84E40">
                  <w:rPr>
                    <w:rStyle w:val="Hyperlink"/>
                    <w:b/>
                    <w:bCs/>
                    <w:noProof/>
                  </w:rPr>
                  <w:t>Purpose and High-Level Scope of Services</w:t>
                </w:r>
                <w:r>
                  <w:rPr>
                    <w:noProof/>
                    <w:webHidden/>
                  </w:rPr>
                  <w:tab/>
                </w:r>
                <w:r>
                  <w:rPr>
                    <w:noProof/>
                    <w:webHidden/>
                  </w:rPr>
                  <w:fldChar w:fldCharType="begin"/>
                </w:r>
                <w:r>
                  <w:rPr>
                    <w:noProof/>
                    <w:webHidden/>
                  </w:rPr>
                  <w:instrText xml:space="preserve"> PAGEREF _Toc219150788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5E20FAB7" w14:textId="2CF4AECA">
              <w:pPr>
                <w:pStyle w:val="TOC2"/>
                <w:tabs>
                  <w:tab w:val="left" w:pos="960"/>
                  <w:tab w:val="right" w:leader="dot" w:pos="9350"/>
                </w:tabs>
                <w:rPr>
                  <w:rFonts w:eastAsiaTheme="minorEastAsia"/>
                  <w:noProof/>
                  <w:sz w:val="24"/>
                  <w:szCs w:val="24"/>
                </w:rPr>
              </w:pPr>
              <w:hyperlink w:history="1" w:anchor="_Toc219150789">
                <w:r w:rsidRPr="00E84E40">
                  <w:rPr>
                    <w:rStyle w:val="Hyperlink"/>
                    <w:b/>
                    <w:bCs/>
                    <w:noProof/>
                  </w:rPr>
                  <w:t>1.2</w:t>
                </w:r>
                <w:r>
                  <w:rPr>
                    <w:rFonts w:eastAsiaTheme="minorEastAsia"/>
                    <w:noProof/>
                    <w:sz w:val="24"/>
                    <w:szCs w:val="24"/>
                  </w:rPr>
                  <w:tab/>
                </w:r>
                <w:r w:rsidRPr="00E84E40">
                  <w:rPr>
                    <w:rStyle w:val="Hyperlink"/>
                    <w:b/>
                    <w:bCs/>
                    <w:noProof/>
                  </w:rPr>
                  <w:t>Service Delivery Model &amp; Business Hours</w:t>
                </w:r>
                <w:r>
                  <w:rPr>
                    <w:noProof/>
                    <w:webHidden/>
                  </w:rPr>
                  <w:tab/>
                </w:r>
                <w:r>
                  <w:rPr>
                    <w:noProof/>
                    <w:webHidden/>
                  </w:rPr>
                  <w:fldChar w:fldCharType="begin"/>
                </w:r>
                <w:r>
                  <w:rPr>
                    <w:noProof/>
                    <w:webHidden/>
                  </w:rPr>
                  <w:instrText xml:space="preserve"> PAGEREF _Toc219150789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23F2057" w14:textId="230EBBD4">
              <w:pPr>
                <w:pStyle w:val="TOC2"/>
                <w:tabs>
                  <w:tab w:val="left" w:pos="960"/>
                  <w:tab w:val="right" w:leader="dot" w:pos="9350"/>
                </w:tabs>
                <w:rPr>
                  <w:rFonts w:eastAsiaTheme="minorEastAsia"/>
                  <w:noProof/>
                  <w:sz w:val="24"/>
                  <w:szCs w:val="24"/>
                </w:rPr>
              </w:pPr>
              <w:hyperlink w:history="1" w:anchor="_Toc219150790">
                <w:r w:rsidRPr="00E84E40">
                  <w:rPr>
                    <w:rStyle w:val="Hyperlink"/>
                    <w:b/>
                    <w:bCs/>
                    <w:noProof/>
                  </w:rPr>
                  <w:t>1.3</w:t>
                </w:r>
                <w:r>
                  <w:rPr>
                    <w:rFonts w:eastAsiaTheme="minorEastAsia"/>
                    <w:noProof/>
                    <w:sz w:val="24"/>
                    <w:szCs w:val="24"/>
                  </w:rPr>
                  <w:tab/>
                </w:r>
                <w:r w:rsidRPr="00E84E40">
                  <w:rPr>
                    <w:rStyle w:val="Hyperlink"/>
                    <w:b/>
                    <w:bCs/>
                    <w:noProof/>
                  </w:rPr>
                  <w:t>Scope</w:t>
                </w:r>
                <w:r>
                  <w:rPr>
                    <w:noProof/>
                    <w:webHidden/>
                  </w:rPr>
                  <w:tab/>
                </w:r>
                <w:r>
                  <w:rPr>
                    <w:noProof/>
                    <w:webHidden/>
                  </w:rPr>
                  <w:fldChar w:fldCharType="begin"/>
                </w:r>
                <w:r>
                  <w:rPr>
                    <w:noProof/>
                    <w:webHidden/>
                  </w:rPr>
                  <w:instrText xml:space="preserve"> PAGEREF _Toc219150790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AC865A0" w14:textId="03BC3027">
              <w:pPr>
                <w:pStyle w:val="TOC3"/>
                <w:tabs>
                  <w:tab w:val="left" w:pos="1200"/>
                  <w:tab w:val="right" w:leader="dot" w:pos="9350"/>
                </w:tabs>
                <w:rPr>
                  <w:rFonts w:eastAsiaTheme="minorEastAsia"/>
                  <w:noProof/>
                  <w:sz w:val="24"/>
                  <w:szCs w:val="24"/>
                </w:rPr>
              </w:pPr>
              <w:hyperlink w:history="1" w:anchor="_Toc219150791">
                <w:r w:rsidRPr="00E84E40">
                  <w:rPr>
                    <w:rStyle w:val="Hyperlink"/>
                    <w:noProof/>
                  </w:rPr>
                  <w:t>1.3.1</w:t>
                </w:r>
                <w:r>
                  <w:rPr>
                    <w:rFonts w:eastAsiaTheme="minorEastAsia"/>
                    <w:noProof/>
                    <w:sz w:val="24"/>
                    <w:szCs w:val="24"/>
                  </w:rPr>
                  <w:tab/>
                </w:r>
                <w:r w:rsidRPr="00E84E40">
                  <w:rPr>
                    <w:rStyle w:val="Hyperlink"/>
                    <w:noProof/>
                  </w:rPr>
                  <w:t>Critical Deliverables to Ensure a Strong Start</w:t>
                </w:r>
                <w:r>
                  <w:rPr>
                    <w:noProof/>
                    <w:webHidden/>
                  </w:rPr>
                  <w:tab/>
                </w:r>
                <w:r>
                  <w:rPr>
                    <w:noProof/>
                    <w:webHidden/>
                  </w:rPr>
                  <w:fldChar w:fldCharType="begin"/>
                </w:r>
                <w:r>
                  <w:rPr>
                    <w:noProof/>
                    <w:webHidden/>
                  </w:rPr>
                  <w:instrText xml:space="preserve"> PAGEREF _Toc219150791 \h </w:instrText>
                </w:r>
                <w:r>
                  <w:rPr>
                    <w:noProof/>
                    <w:webHidden/>
                  </w:rPr>
                </w:r>
                <w:r>
                  <w:rPr>
                    <w:noProof/>
                    <w:webHidden/>
                  </w:rPr>
                  <w:fldChar w:fldCharType="separate"/>
                </w:r>
                <w:r>
                  <w:rPr>
                    <w:noProof/>
                    <w:webHidden/>
                  </w:rPr>
                  <w:t>3</w:t>
                </w:r>
                <w:r>
                  <w:rPr>
                    <w:noProof/>
                    <w:webHidden/>
                  </w:rPr>
                  <w:fldChar w:fldCharType="end"/>
                </w:r>
              </w:hyperlink>
            </w:p>
            <w:p w:rsidR="00DB2816" w:rsidRDefault="00DB2816" w14:paraId="34EF718F" w14:textId="5D03D9A6">
              <w:pPr>
                <w:pStyle w:val="TOC3"/>
                <w:tabs>
                  <w:tab w:val="left" w:pos="1200"/>
                  <w:tab w:val="right" w:leader="dot" w:pos="9350"/>
                </w:tabs>
                <w:rPr>
                  <w:rFonts w:eastAsiaTheme="minorEastAsia"/>
                  <w:noProof/>
                  <w:sz w:val="24"/>
                  <w:szCs w:val="24"/>
                </w:rPr>
              </w:pPr>
              <w:hyperlink w:history="1" w:anchor="_Toc219150792">
                <w:r w:rsidRPr="00E84E40">
                  <w:rPr>
                    <w:rStyle w:val="Hyperlink"/>
                    <w:noProof/>
                  </w:rPr>
                  <w:t>1.3.2</w:t>
                </w:r>
                <w:r>
                  <w:rPr>
                    <w:rFonts w:eastAsiaTheme="minorEastAsia"/>
                    <w:noProof/>
                    <w:sz w:val="24"/>
                    <w:szCs w:val="24"/>
                  </w:rPr>
                  <w:tab/>
                </w:r>
                <w:r w:rsidRPr="00E84E40">
                  <w:rPr>
                    <w:rStyle w:val="Hyperlink"/>
                    <w:noProof/>
                  </w:rPr>
                  <w:t>Input Channels</w:t>
                </w:r>
                <w:r>
                  <w:rPr>
                    <w:noProof/>
                    <w:webHidden/>
                  </w:rPr>
                  <w:tab/>
                </w:r>
                <w:r>
                  <w:rPr>
                    <w:noProof/>
                    <w:webHidden/>
                  </w:rPr>
                  <w:fldChar w:fldCharType="begin"/>
                </w:r>
                <w:r>
                  <w:rPr>
                    <w:noProof/>
                    <w:webHidden/>
                  </w:rPr>
                  <w:instrText xml:space="preserve"> PAGEREF _Toc219150792 \h </w:instrText>
                </w:r>
                <w:r>
                  <w:rPr>
                    <w:noProof/>
                    <w:webHidden/>
                  </w:rPr>
                </w:r>
                <w:r>
                  <w:rPr>
                    <w:noProof/>
                    <w:webHidden/>
                  </w:rPr>
                  <w:fldChar w:fldCharType="separate"/>
                </w:r>
                <w:r>
                  <w:rPr>
                    <w:noProof/>
                    <w:webHidden/>
                  </w:rPr>
                  <w:t>4</w:t>
                </w:r>
                <w:r>
                  <w:rPr>
                    <w:noProof/>
                    <w:webHidden/>
                  </w:rPr>
                  <w:fldChar w:fldCharType="end"/>
                </w:r>
              </w:hyperlink>
            </w:p>
            <w:p w:rsidR="00DB2816" w:rsidRDefault="00DB2816" w14:paraId="60E44AE5" w14:textId="5C09DD28">
              <w:pPr>
                <w:pStyle w:val="TOC3"/>
                <w:tabs>
                  <w:tab w:val="left" w:pos="1200"/>
                  <w:tab w:val="right" w:leader="dot" w:pos="9350"/>
                </w:tabs>
                <w:rPr>
                  <w:rFonts w:eastAsiaTheme="minorEastAsia"/>
                  <w:noProof/>
                  <w:sz w:val="24"/>
                  <w:szCs w:val="24"/>
                </w:rPr>
              </w:pPr>
              <w:hyperlink w:history="1" w:anchor="_Toc219150793">
                <w:r w:rsidRPr="00E84E40">
                  <w:rPr>
                    <w:rStyle w:val="Hyperlink"/>
                    <w:noProof/>
                  </w:rPr>
                  <w:t>1.3.3</w:t>
                </w:r>
                <w:r>
                  <w:rPr>
                    <w:rFonts w:eastAsiaTheme="minorEastAsia"/>
                    <w:noProof/>
                    <w:sz w:val="24"/>
                    <w:szCs w:val="24"/>
                  </w:rPr>
                  <w:tab/>
                </w:r>
                <w:r w:rsidRPr="00E84E40">
                  <w:rPr>
                    <w:rStyle w:val="Hyperlink"/>
                    <w:noProof/>
                  </w:rPr>
                  <w:t>Document Control Number (DCN) Assignment, Formatting, and Placement</w:t>
                </w:r>
                <w:r>
                  <w:rPr>
                    <w:noProof/>
                    <w:webHidden/>
                  </w:rPr>
                  <w:tab/>
                </w:r>
                <w:r>
                  <w:rPr>
                    <w:noProof/>
                    <w:webHidden/>
                  </w:rPr>
                  <w:fldChar w:fldCharType="begin"/>
                </w:r>
                <w:r>
                  <w:rPr>
                    <w:noProof/>
                    <w:webHidden/>
                  </w:rPr>
                  <w:instrText xml:space="preserve"> PAGEREF _Toc219150793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311A2C20" w14:textId="2FBC5F37">
              <w:pPr>
                <w:pStyle w:val="TOC3"/>
                <w:tabs>
                  <w:tab w:val="left" w:pos="1200"/>
                  <w:tab w:val="right" w:leader="dot" w:pos="9350"/>
                </w:tabs>
                <w:rPr>
                  <w:rFonts w:eastAsiaTheme="minorEastAsia"/>
                  <w:noProof/>
                  <w:sz w:val="24"/>
                  <w:szCs w:val="24"/>
                </w:rPr>
              </w:pPr>
              <w:hyperlink w:history="1" w:anchor="_Toc219150794">
                <w:r w:rsidRPr="00E84E40">
                  <w:rPr>
                    <w:rStyle w:val="Hyperlink"/>
                    <w:noProof/>
                  </w:rPr>
                  <w:t>1.3.4</w:t>
                </w:r>
                <w:r>
                  <w:rPr>
                    <w:rFonts w:eastAsiaTheme="minorEastAsia"/>
                    <w:noProof/>
                    <w:sz w:val="24"/>
                    <w:szCs w:val="24"/>
                  </w:rPr>
                  <w:tab/>
                </w:r>
                <w:r w:rsidRPr="00E84E40">
                  <w:rPr>
                    <w:rStyle w:val="Hyperlink"/>
                    <w:noProof/>
                  </w:rPr>
                  <w:t>Document Splitting</w:t>
                </w:r>
                <w:r>
                  <w:rPr>
                    <w:noProof/>
                    <w:webHidden/>
                  </w:rPr>
                  <w:tab/>
                </w:r>
                <w:r>
                  <w:rPr>
                    <w:noProof/>
                    <w:webHidden/>
                  </w:rPr>
                  <w:fldChar w:fldCharType="begin"/>
                </w:r>
                <w:r>
                  <w:rPr>
                    <w:noProof/>
                    <w:webHidden/>
                  </w:rPr>
                  <w:instrText xml:space="preserve"> PAGEREF _Toc219150794 \h </w:instrText>
                </w:r>
                <w:r>
                  <w:rPr>
                    <w:noProof/>
                    <w:webHidden/>
                  </w:rPr>
                </w:r>
                <w:r>
                  <w:rPr>
                    <w:noProof/>
                    <w:webHidden/>
                  </w:rPr>
                  <w:fldChar w:fldCharType="separate"/>
                </w:r>
                <w:r>
                  <w:rPr>
                    <w:noProof/>
                    <w:webHidden/>
                  </w:rPr>
                  <w:t>12</w:t>
                </w:r>
                <w:r>
                  <w:rPr>
                    <w:noProof/>
                    <w:webHidden/>
                  </w:rPr>
                  <w:fldChar w:fldCharType="end"/>
                </w:r>
              </w:hyperlink>
            </w:p>
            <w:p w:rsidR="00DB2816" w:rsidRDefault="00DB2816" w14:paraId="541BA7E8" w14:textId="7E35AAE5">
              <w:pPr>
                <w:pStyle w:val="TOC3"/>
                <w:tabs>
                  <w:tab w:val="left" w:pos="1200"/>
                  <w:tab w:val="right" w:leader="dot" w:pos="9350"/>
                </w:tabs>
                <w:rPr>
                  <w:rFonts w:eastAsiaTheme="minorEastAsia"/>
                  <w:noProof/>
                  <w:sz w:val="24"/>
                  <w:szCs w:val="24"/>
                </w:rPr>
              </w:pPr>
              <w:hyperlink w:history="1" w:anchor="_Toc219150795">
                <w:r w:rsidRPr="00E84E40">
                  <w:rPr>
                    <w:rStyle w:val="Hyperlink"/>
                    <w:noProof/>
                  </w:rPr>
                  <w:t>1.3.5</w:t>
                </w:r>
                <w:r>
                  <w:rPr>
                    <w:rFonts w:eastAsiaTheme="minorEastAsia"/>
                    <w:noProof/>
                    <w:sz w:val="24"/>
                    <w:szCs w:val="24"/>
                  </w:rPr>
                  <w:tab/>
                </w:r>
                <w:r w:rsidRPr="00E84E40">
                  <w:rPr>
                    <w:rStyle w:val="Hyperlink"/>
                    <w:noProof/>
                  </w:rPr>
                  <w:t>Document Identification</w:t>
                </w:r>
                <w:r>
                  <w:rPr>
                    <w:noProof/>
                    <w:webHidden/>
                  </w:rPr>
                  <w:tab/>
                </w:r>
                <w:r>
                  <w:rPr>
                    <w:noProof/>
                    <w:webHidden/>
                  </w:rPr>
                  <w:fldChar w:fldCharType="begin"/>
                </w:r>
                <w:r>
                  <w:rPr>
                    <w:noProof/>
                    <w:webHidden/>
                  </w:rPr>
                  <w:instrText xml:space="preserve"> PAGEREF _Toc219150795 \h </w:instrText>
                </w:r>
                <w:r>
                  <w:rPr>
                    <w:noProof/>
                    <w:webHidden/>
                  </w:rPr>
                </w:r>
                <w:r>
                  <w:rPr>
                    <w:noProof/>
                    <w:webHidden/>
                  </w:rPr>
                  <w:fldChar w:fldCharType="separate"/>
                </w:r>
                <w:r>
                  <w:rPr>
                    <w:noProof/>
                    <w:webHidden/>
                  </w:rPr>
                  <w:t>13</w:t>
                </w:r>
                <w:r>
                  <w:rPr>
                    <w:noProof/>
                    <w:webHidden/>
                  </w:rPr>
                  <w:fldChar w:fldCharType="end"/>
                </w:r>
              </w:hyperlink>
            </w:p>
            <w:p w:rsidR="00DB2816" w:rsidRDefault="00DB2816" w14:paraId="440558C8" w14:textId="0CD48894">
              <w:pPr>
                <w:pStyle w:val="TOC3"/>
                <w:tabs>
                  <w:tab w:val="left" w:pos="1200"/>
                  <w:tab w:val="right" w:leader="dot" w:pos="9350"/>
                </w:tabs>
                <w:rPr>
                  <w:rFonts w:eastAsiaTheme="minorEastAsia"/>
                  <w:noProof/>
                  <w:sz w:val="24"/>
                  <w:szCs w:val="24"/>
                </w:rPr>
              </w:pPr>
              <w:hyperlink w:history="1" w:anchor="_Toc219150796">
                <w:r w:rsidRPr="00E84E40">
                  <w:rPr>
                    <w:rStyle w:val="Hyperlink"/>
                    <w:noProof/>
                  </w:rPr>
                  <w:t>1.3.6</w:t>
                </w:r>
                <w:r>
                  <w:rPr>
                    <w:rFonts w:eastAsiaTheme="minorEastAsia"/>
                    <w:noProof/>
                    <w:sz w:val="24"/>
                    <w:szCs w:val="24"/>
                  </w:rPr>
                  <w:tab/>
                </w:r>
                <w:r w:rsidRPr="00E84E40">
                  <w:rPr>
                    <w:rStyle w:val="Hyperlink"/>
                    <w:noProof/>
                  </w:rPr>
                  <w:t>Data Capture</w:t>
                </w:r>
                <w:r>
                  <w:rPr>
                    <w:noProof/>
                    <w:webHidden/>
                  </w:rPr>
                  <w:tab/>
                </w:r>
                <w:r>
                  <w:rPr>
                    <w:noProof/>
                    <w:webHidden/>
                  </w:rPr>
                  <w:fldChar w:fldCharType="begin"/>
                </w:r>
                <w:r>
                  <w:rPr>
                    <w:noProof/>
                    <w:webHidden/>
                  </w:rPr>
                  <w:instrText xml:space="preserve"> PAGEREF _Toc219150796 \h </w:instrText>
                </w:r>
                <w:r>
                  <w:rPr>
                    <w:noProof/>
                    <w:webHidden/>
                  </w:rPr>
                </w:r>
                <w:r>
                  <w:rPr>
                    <w:noProof/>
                    <w:webHidden/>
                  </w:rPr>
                  <w:fldChar w:fldCharType="separate"/>
                </w:r>
                <w:r>
                  <w:rPr>
                    <w:noProof/>
                    <w:webHidden/>
                  </w:rPr>
                  <w:t>14</w:t>
                </w:r>
                <w:r>
                  <w:rPr>
                    <w:noProof/>
                    <w:webHidden/>
                  </w:rPr>
                  <w:fldChar w:fldCharType="end"/>
                </w:r>
              </w:hyperlink>
            </w:p>
            <w:p w:rsidR="00DB2816" w:rsidRDefault="00DB2816" w14:paraId="1C2BC0E8" w14:textId="189993C0">
              <w:pPr>
                <w:pStyle w:val="TOC3"/>
                <w:tabs>
                  <w:tab w:val="left" w:pos="1200"/>
                  <w:tab w:val="right" w:leader="dot" w:pos="9350"/>
                </w:tabs>
                <w:rPr>
                  <w:rFonts w:eastAsiaTheme="minorEastAsia"/>
                  <w:noProof/>
                  <w:sz w:val="24"/>
                  <w:szCs w:val="24"/>
                </w:rPr>
              </w:pPr>
              <w:hyperlink w:history="1" w:anchor="_Toc219150797">
                <w:r w:rsidRPr="00E84E40">
                  <w:rPr>
                    <w:rStyle w:val="Hyperlink"/>
                    <w:noProof/>
                  </w:rPr>
                  <w:t>1.3.7</w:t>
                </w:r>
                <w:r>
                  <w:rPr>
                    <w:rFonts w:eastAsiaTheme="minorEastAsia"/>
                    <w:noProof/>
                    <w:sz w:val="24"/>
                    <w:szCs w:val="24"/>
                  </w:rPr>
                  <w:tab/>
                </w:r>
                <w:r w:rsidRPr="00E84E40">
                  <w:rPr>
                    <w:rStyle w:val="Hyperlink"/>
                    <w:noProof/>
                  </w:rPr>
                  <w:t>Member Matching</w:t>
                </w:r>
                <w:r>
                  <w:rPr>
                    <w:noProof/>
                    <w:webHidden/>
                  </w:rPr>
                  <w:tab/>
                </w:r>
                <w:r>
                  <w:rPr>
                    <w:noProof/>
                    <w:webHidden/>
                  </w:rPr>
                  <w:fldChar w:fldCharType="begin"/>
                </w:r>
                <w:r>
                  <w:rPr>
                    <w:noProof/>
                    <w:webHidden/>
                  </w:rPr>
                  <w:instrText xml:space="preserve"> PAGEREF _Toc219150797 \h </w:instrText>
                </w:r>
                <w:r>
                  <w:rPr>
                    <w:noProof/>
                    <w:webHidden/>
                  </w:rPr>
                </w:r>
                <w:r>
                  <w:rPr>
                    <w:noProof/>
                    <w:webHidden/>
                  </w:rPr>
                  <w:fldChar w:fldCharType="separate"/>
                </w:r>
                <w:r>
                  <w:rPr>
                    <w:noProof/>
                    <w:webHidden/>
                  </w:rPr>
                  <w:t>16</w:t>
                </w:r>
                <w:r>
                  <w:rPr>
                    <w:noProof/>
                    <w:webHidden/>
                  </w:rPr>
                  <w:fldChar w:fldCharType="end"/>
                </w:r>
              </w:hyperlink>
            </w:p>
            <w:p w:rsidR="00DB2816" w:rsidRDefault="00DB2816" w14:paraId="55944C5C" w14:textId="7F29AEE5">
              <w:pPr>
                <w:pStyle w:val="TOC3"/>
                <w:tabs>
                  <w:tab w:val="left" w:pos="1200"/>
                  <w:tab w:val="right" w:leader="dot" w:pos="9350"/>
                </w:tabs>
                <w:rPr>
                  <w:rFonts w:eastAsiaTheme="minorEastAsia"/>
                  <w:noProof/>
                  <w:sz w:val="24"/>
                  <w:szCs w:val="24"/>
                </w:rPr>
              </w:pPr>
              <w:hyperlink w:history="1" w:anchor="_Toc219150798">
                <w:r w:rsidRPr="00E84E40">
                  <w:rPr>
                    <w:rStyle w:val="Hyperlink"/>
                    <w:noProof/>
                  </w:rPr>
                  <w:t>1.3.8</w:t>
                </w:r>
                <w:r>
                  <w:rPr>
                    <w:rFonts w:eastAsiaTheme="minorEastAsia"/>
                    <w:noProof/>
                    <w:sz w:val="24"/>
                    <w:szCs w:val="24"/>
                  </w:rPr>
                  <w:tab/>
                </w:r>
                <w:r w:rsidRPr="00E84E40">
                  <w:rPr>
                    <w:rStyle w:val="Hyperlink"/>
                    <w:noProof/>
                  </w:rPr>
                  <w:t>Provider Matching</w:t>
                </w:r>
                <w:r>
                  <w:rPr>
                    <w:noProof/>
                    <w:webHidden/>
                  </w:rPr>
                  <w:tab/>
                </w:r>
                <w:r>
                  <w:rPr>
                    <w:noProof/>
                    <w:webHidden/>
                  </w:rPr>
                  <w:fldChar w:fldCharType="begin"/>
                </w:r>
                <w:r>
                  <w:rPr>
                    <w:noProof/>
                    <w:webHidden/>
                  </w:rPr>
                  <w:instrText xml:space="preserve"> PAGEREF _Toc219150798 \h </w:instrText>
                </w:r>
                <w:r>
                  <w:rPr>
                    <w:noProof/>
                    <w:webHidden/>
                  </w:rPr>
                </w:r>
                <w:r>
                  <w:rPr>
                    <w:noProof/>
                    <w:webHidden/>
                  </w:rPr>
                  <w:fldChar w:fldCharType="separate"/>
                </w:r>
                <w:r>
                  <w:rPr>
                    <w:noProof/>
                    <w:webHidden/>
                  </w:rPr>
                  <w:t>18</w:t>
                </w:r>
                <w:r>
                  <w:rPr>
                    <w:noProof/>
                    <w:webHidden/>
                  </w:rPr>
                  <w:fldChar w:fldCharType="end"/>
                </w:r>
              </w:hyperlink>
            </w:p>
            <w:p w:rsidR="00DB2816" w:rsidRDefault="00DB2816" w14:paraId="35425B96" w14:textId="710079BF">
              <w:pPr>
                <w:pStyle w:val="TOC3"/>
                <w:tabs>
                  <w:tab w:val="left" w:pos="1200"/>
                  <w:tab w:val="right" w:leader="dot" w:pos="9350"/>
                </w:tabs>
                <w:rPr>
                  <w:rFonts w:eastAsiaTheme="minorEastAsia"/>
                  <w:noProof/>
                  <w:sz w:val="24"/>
                  <w:szCs w:val="24"/>
                </w:rPr>
              </w:pPr>
              <w:hyperlink w:history="1" w:anchor="_Toc219150799">
                <w:r w:rsidRPr="00E84E40">
                  <w:rPr>
                    <w:rStyle w:val="Hyperlink"/>
                    <w:noProof/>
                  </w:rPr>
                  <w:t>1.3.9</w:t>
                </w:r>
                <w:r>
                  <w:rPr>
                    <w:rFonts w:eastAsiaTheme="minorEastAsia"/>
                    <w:noProof/>
                    <w:sz w:val="24"/>
                    <w:szCs w:val="24"/>
                  </w:rPr>
                  <w:tab/>
                </w:r>
                <w:r w:rsidRPr="00E84E40">
                  <w:rPr>
                    <w:rStyle w:val="Hyperlink"/>
                    <w:noProof/>
                  </w:rPr>
                  <w:t>Rejections</w:t>
                </w:r>
                <w:r>
                  <w:rPr>
                    <w:noProof/>
                    <w:webHidden/>
                  </w:rPr>
                  <w:tab/>
                </w:r>
                <w:r>
                  <w:rPr>
                    <w:noProof/>
                    <w:webHidden/>
                  </w:rPr>
                  <w:fldChar w:fldCharType="begin"/>
                </w:r>
                <w:r>
                  <w:rPr>
                    <w:noProof/>
                    <w:webHidden/>
                  </w:rPr>
                  <w:instrText xml:space="preserve"> PAGEREF _Toc219150799 \h </w:instrText>
                </w:r>
                <w:r>
                  <w:rPr>
                    <w:noProof/>
                    <w:webHidden/>
                  </w:rPr>
                </w:r>
                <w:r>
                  <w:rPr>
                    <w:noProof/>
                    <w:webHidden/>
                  </w:rPr>
                  <w:fldChar w:fldCharType="separate"/>
                </w:r>
                <w:r>
                  <w:rPr>
                    <w:noProof/>
                    <w:webHidden/>
                  </w:rPr>
                  <w:t>20</w:t>
                </w:r>
                <w:r>
                  <w:rPr>
                    <w:noProof/>
                    <w:webHidden/>
                  </w:rPr>
                  <w:fldChar w:fldCharType="end"/>
                </w:r>
              </w:hyperlink>
            </w:p>
            <w:p w:rsidR="00DB2816" w:rsidRDefault="00DB2816" w14:paraId="4DC04E20" w14:textId="7D5FDB54">
              <w:pPr>
                <w:pStyle w:val="TOC3"/>
                <w:tabs>
                  <w:tab w:val="left" w:pos="1440"/>
                  <w:tab w:val="right" w:leader="dot" w:pos="9350"/>
                </w:tabs>
                <w:rPr>
                  <w:rFonts w:eastAsiaTheme="minorEastAsia"/>
                  <w:noProof/>
                  <w:sz w:val="24"/>
                  <w:szCs w:val="24"/>
                </w:rPr>
              </w:pPr>
              <w:hyperlink w:history="1" w:anchor="_Toc219150800">
                <w:r w:rsidRPr="00E84E40">
                  <w:rPr>
                    <w:rStyle w:val="Hyperlink"/>
                    <w:noProof/>
                  </w:rPr>
                  <w:t>1.3.10</w:t>
                </w:r>
                <w:r>
                  <w:rPr>
                    <w:rFonts w:eastAsiaTheme="minorEastAsia"/>
                    <w:noProof/>
                    <w:sz w:val="24"/>
                    <w:szCs w:val="24"/>
                  </w:rPr>
                  <w:tab/>
                </w:r>
                <w:r w:rsidRPr="00E84E40">
                  <w:rPr>
                    <w:rStyle w:val="Hyperlink"/>
                    <w:noProof/>
                  </w:rPr>
                  <w:t>Client Workflows</w:t>
                </w:r>
                <w:r>
                  <w:rPr>
                    <w:noProof/>
                    <w:webHidden/>
                  </w:rPr>
                  <w:tab/>
                </w:r>
                <w:r>
                  <w:rPr>
                    <w:noProof/>
                    <w:webHidden/>
                  </w:rPr>
                  <w:fldChar w:fldCharType="begin"/>
                </w:r>
                <w:r>
                  <w:rPr>
                    <w:noProof/>
                    <w:webHidden/>
                  </w:rPr>
                  <w:instrText xml:space="preserve"> PAGEREF _Toc219150800 \h </w:instrText>
                </w:r>
                <w:r>
                  <w:rPr>
                    <w:noProof/>
                    <w:webHidden/>
                  </w:rPr>
                </w:r>
                <w:r>
                  <w:rPr>
                    <w:noProof/>
                    <w:webHidden/>
                  </w:rPr>
                  <w:fldChar w:fldCharType="separate"/>
                </w:r>
                <w:r>
                  <w:rPr>
                    <w:noProof/>
                    <w:webHidden/>
                  </w:rPr>
                  <w:t>22</w:t>
                </w:r>
                <w:r>
                  <w:rPr>
                    <w:noProof/>
                    <w:webHidden/>
                  </w:rPr>
                  <w:fldChar w:fldCharType="end"/>
                </w:r>
              </w:hyperlink>
            </w:p>
            <w:p w:rsidR="00DB2816" w:rsidRDefault="00DB2816" w14:paraId="65820A26" w14:textId="57CF8B01">
              <w:pPr>
                <w:pStyle w:val="TOC3"/>
                <w:tabs>
                  <w:tab w:val="left" w:pos="1440"/>
                  <w:tab w:val="right" w:leader="dot" w:pos="9350"/>
                </w:tabs>
                <w:rPr>
                  <w:rFonts w:eastAsiaTheme="minorEastAsia"/>
                  <w:noProof/>
                  <w:sz w:val="24"/>
                  <w:szCs w:val="24"/>
                </w:rPr>
              </w:pPr>
              <w:hyperlink w:history="1" w:anchor="_Toc219150801">
                <w:r w:rsidRPr="00E84E40">
                  <w:rPr>
                    <w:rStyle w:val="Hyperlink"/>
                    <w:noProof/>
                  </w:rPr>
                  <w:t>1.3.11</w:t>
                </w:r>
                <w:r>
                  <w:rPr>
                    <w:rFonts w:eastAsiaTheme="minorEastAsia"/>
                    <w:noProof/>
                    <w:sz w:val="24"/>
                    <w:szCs w:val="24"/>
                  </w:rPr>
                  <w:tab/>
                </w:r>
                <w:r w:rsidRPr="00E84E40">
                  <w:rPr>
                    <w:rStyle w:val="Hyperlink"/>
                    <w:noProof/>
                  </w:rPr>
                  <w:t>Exports</w:t>
                </w:r>
                <w:r>
                  <w:rPr>
                    <w:noProof/>
                    <w:webHidden/>
                  </w:rPr>
                  <w:tab/>
                </w:r>
                <w:r>
                  <w:rPr>
                    <w:noProof/>
                    <w:webHidden/>
                  </w:rPr>
                  <w:fldChar w:fldCharType="begin"/>
                </w:r>
                <w:r>
                  <w:rPr>
                    <w:noProof/>
                    <w:webHidden/>
                  </w:rPr>
                  <w:instrText xml:space="preserve"> PAGEREF _Toc219150801 \h </w:instrText>
                </w:r>
                <w:r>
                  <w:rPr>
                    <w:noProof/>
                    <w:webHidden/>
                  </w:rPr>
                </w:r>
                <w:r>
                  <w:rPr>
                    <w:noProof/>
                    <w:webHidden/>
                  </w:rPr>
                  <w:fldChar w:fldCharType="separate"/>
                </w:r>
                <w:r>
                  <w:rPr>
                    <w:noProof/>
                    <w:webHidden/>
                  </w:rPr>
                  <w:t>23</w:t>
                </w:r>
                <w:r>
                  <w:rPr>
                    <w:noProof/>
                    <w:webHidden/>
                  </w:rPr>
                  <w:fldChar w:fldCharType="end"/>
                </w:r>
              </w:hyperlink>
            </w:p>
            <w:p w:rsidR="00DB2816" w:rsidRDefault="00DB2816" w14:paraId="48CC3C8E" w14:textId="3DD0DA85">
              <w:pPr>
                <w:pStyle w:val="TOC3"/>
                <w:tabs>
                  <w:tab w:val="left" w:pos="1440"/>
                  <w:tab w:val="right" w:leader="dot" w:pos="9350"/>
                </w:tabs>
                <w:rPr>
                  <w:rFonts w:eastAsiaTheme="minorEastAsia"/>
                  <w:noProof/>
                  <w:sz w:val="24"/>
                  <w:szCs w:val="24"/>
                </w:rPr>
              </w:pPr>
              <w:hyperlink w:history="1" w:anchor="_Toc219150802">
                <w:r w:rsidRPr="00E84E40">
                  <w:rPr>
                    <w:rStyle w:val="Hyperlink"/>
                    <w:noProof/>
                  </w:rPr>
                  <w:t>1.3.12</w:t>
                </w:r>
                <w:r>
                  <w:rPr>
                    <w:rFonts w:eastAsiaTheme="minorEastAsia"/>
                    <w:noProof/>
                    <w:sz w:val="24"/>
                    <w:szCs w:val="24"/>
                  </w:rPr>
                  <w:tab/>
                </w:r>
                <w:r w:rsidRPr="00E84E40">
                  <w:rPr>
                    <w:rStyle w:val="Hyperlink"/>
                    <w:noProof/>
                  </w:rPr>
                  <w:t>Reports</w:t>
                </w:r>
                <w:r>
                  <w:rPr>
                    <w:noProof/>
                    <w:webHidden/>
                  </w:rPr>
                  <w:tab/>
                </w:r>
                <w:r>
                  <w:rPr>
                    <w:noProof/>
                    <w:webHidden/>
                  </w:rPr>
                  <w:fldChar w:fldCharType="begin"/>
                </w:r>
                <w:r>
                  <w:rPr>
                    <w:noProof/>
                    <w:webHidden/>
                  </w:rPr>
                  <w:instrText xml:space="preserve"> PAGEREF _Toc219150802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E3BEAE0" w14:textId="32708F86">
              <w:pPr>
                <w:pStyle w:val="TOC3"/>
                <w:tabs>
                  <w:tab w:val="left" w:pos="1440"/>
                  <w:tab w:val="right" w:leader="dot" w:pos="9350"/>
                </w:tabs>
                <w:rPr>
                  <w:rFonts w:eastAsiaTheme="minorEastAsia"/>
                  <w:noProof/>
                  <w:sz w:val="24"/>
                  <w:szCs w:val="24"/>
                </w:rPr>
              </w:pPr>
              <w:hyperlink w:history="1" w:anchor="_Toc219150803">
                <w:r w:rsidRPr="00E84E40">
                  <w:rPr>
                    <w:rStyle w:val="Hyperlink"/>
                    <w:noProof/>
                  </w:rPr>
                  <w:t>1.3.13</w:t>
                </w:r>
                <w:r>
                  <w:rPr>
                    <w:rFonts w:eastAsiaTheme="minorEastAsia"/>
                    <w:noProof/>
                    <w:sz w:val="24"/>
                    <w:szCs w:val="24"/>
                  </w:rPr>
                  <w:tab/>
                </w:r>
                <w:r w:rsidRPr="00E84E40">
                  <w:rPr>
                    <w:rStyle w:val="Hyperlink"/>
                    <w:noProof/>
                  </w:rPr>
                  <w:t>QuickClaim Portal &amp; Single Sign-on (SSO) Configuration</w:t>
                </w:r>
                <w:r>
                  <w:rPr>
                    <w:noProof/>
                    <w:webHidden/>
                  </w:rPr>
                  <w:tab/>
                </w:r>
                <w:r>
                  <w:rPr>
                    <w:noProof/>
                    <w:webHidden/>
                  </w:rPr>
                  <w:fldChar w:fldCharType="begin"/>
                </w:r>
                <w:r>
                  <w:rPr>
                    <w:noProof/>
                    <w:webHidden/>
                  </w:rPr>
                  <w:instrText xml:space="preserve"> PAGEREF _Toc219150803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BAE84AB" w14:textId="3EAC197F">
              <w:pPr>
                <w:pStyle w:val="TOC3"/>
                <w:tabs>
                  <w:tab w:val="left" w:pos="1440"/>
                  <w:tab w:val="right" w:leader="dot" w:pos="9350"/>
                </w:tabs>
                <w:rPr>
                  <w:rFonts w:eastAsiaTheme="minorEastAsia"/>
                  <w:noProof/>
                  <w:sz w:val="24"/>
                  <w:szCs w:val="24"/>
                </w:rPr>
              </w:pPr>
              <w:hyperlink w:history="1" w:anchor="_Toc219150804">
                <w:r w:rsidRPr="00E84E40">
                  <w:rPr>
                    <w:rStyle w:val="Hyperlink"/>
                    <w:noProof/>
                  </w:rPr>
                  <w:t>1.3.14</w:t>
                </w:r>
                <w:r>
                  <w:rPr>
                    <w:rFonts w:eastAsiaTheme="minorEastAsia"/>
                    <w:noProof/>
                    <w:sz w:val="24"/>
                    <w:szCs w:val="24"/>
                  </w:rPr>
                  <w:tab/>
                </w:r>
                <w:r w:rsidRPr="00E84E40">
                  <w:rPr>
                    <w:rStyle w:val="Hyperlink"/>
                    <w:noProof/>
                  </w:rPr>
                  <w:t>Storage</w:t>
                </w:r>
                <w:r>
                  <w:rPr>
                    <w:noProof/>
                    <w:webHidden/>
                  </w:rPr>
                  <w:tab/>
                </w:r>
                <w:r>
                  <w:rPr>
                    <w:noProof/>
                    <w:webHidden/>
                  </w:rPr>
                  <w:fldChar w:fldCharType="begin"/>
                </w:r>
                <w:r>
                  <w:rPr>
                    <w:noProof/>
                    <w:webHidden/>
                  </w:rPr>
                  <w:instrText xml:space="preserve"> PAGEREF _Toc219150804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3124602D" w14:textId="1C4300AD">
              <w:pPr>
                <w:pStyle w:val="TOC3"/>
                <w:tabs>
                  <w:tab w:val="left" w:pos="1440"/>
                  <w:tab w:val="right" w:leader="dot" w:pos="9350"/>
                </w:tabs>
                <w:rPr>
                  <w:rFonts w:eastAsiaTheme="minorEastAsia"/>
                  <w:noProof/>
                  <w:sz w:val="24"/>
                  <w:szCs w:val="24"/>
                </w:rPr>
              </w:pPr>
              <w:hyperlink w:history="1" w:anchor="_Toc219150805">
                <w:r w:rsidRPr="00E84E40">
                  <w:rPr>
                    <w:rStyle w:val="Hyperlink"/>
                    <w:noProof/>
                  </w:rPr>
                  <w:t>1.3.15</w:t>
                </w:r>
                <w:r>
                  <w:rPr>
                    <w:rFonts w:eastAsiaTheme="minorEastAsia"/>
                    <w:noProof/>
                    <w:sz w:val="24"/>
                    <w:szCs w:val="24"/>
                  </w:rPr>
                  <w:tab/>
                </w:r>
                <w:r w:rsidRPr="00E84E40">
                  <w:rPr>
                    <w:rStyle w:val="Hyperlink"/>
                    <w:noProof/>
                  </w:rPr>
                  <w:t>Service Level Agreements (SLAs)</w:t>
                </w:r>
                <w:r>
                  <w:rPr>
                    <w:noProof/>
                    <w:webHidden/>
                  </w:rPr>
                  <w:tab/>
                </w:r>
                <w:r>
                  <w:rPr>
                    <w:noProof/>
                    <w:webHidden/>
                  </w:rPr>
                  <w:fldChar w:fldCharType="begin"/>
                </w:r>
                <w:r>
                  <w:rPr>
                    <w:noProof/>
                    <w:webHidden/>
                  </w:rPr>
                  <w:instrText xml:space="preserve"> PAGEREF _Toc219150805 \h </w:instrText>
                </w:r>
                <w:r>
                  <w:rPr>
                    <w:noProof/>
                    <w:webHidden/>
                  </w:rPr>
                </w:r>
                <w:r>
                  <w:rPr>
                    <w:noProof/>
                    <w:webHidden/>
                  </w:rPr>
                  <w:fldChar w:fldCharType="separate"/>
                </w:r>
                <w:r>
                  <w:rPr>
                    <w:noProof/>
                    <w:webHidden/>
                  </w:rPr>
                  <w:t>26</w:t>
                </w:r>
                <w:r>
                  <w:rPr>
                    <w:noProof/>
                    <w:webHidden/>
                  </w:rPr>
                  <w:fldChar w:fldCharType="end"/>
                </w:r>
              </w:hyperlink>
            </w:p>
            <w:p w:rsidR="00DB2816" w:rsidRDefault="00DB2816" w14:paraId="5B8A5FD5" w14:textId="5C62577A">
              <w:pPr>
                <w:pStyle w:val="TOC2"/>
                <w:tabs>
                  <w:tab w:val="left" w:pos="960"/>
                  <w:tab w:val="right" w:leader="dot" w:pos="9350"/>
                </w:tabs>
                <w:rPr>
                  <w:rFonts w:eastAsiaTheme="minorEastAsia"/>
                  <w:noProof/>
                  <w:sz w:val="24"/>
                  <w:szCs w:val="24"/>
                </w:rPr>
              </w:pPr>
              <w:hyperlink w:history="1" w:anchor="_Toc219150806">
                <w:r w:rsidRPr="00E84E40">
                  <w:rPr>
                    <w:rStyle w:val="Hyperlink"/>
                    <w:b/>
                    <w:bCs/>
                    <w:noProof/>
                  </w:rPr>
                  <w:t>1.4</w:t>
                </w:r>
                <w:r>
                  <w:rPr>
                    <w:rFonts w:eastAsiaTheme="minorEastAsia"/>
                    <w:noProof/>
                    <w:sz w:val="24"/>
                    <w:szCs w:val="24"/>
                  </w:rPr>
                  <w:tab/>
                </w:r>
                <w:r w:rsidRPr="00E84E40">
                  <w:rPr>
                    <w:rStyle w:val="Hyperlink"/>
                    <w:b/>
                    <w:bCs/>
                    <w:noProof/>
                  </w:rPr>
                  <w:t>Transition to Implementation</w:t>
                </w:r>
                <w:r>
                  <w:rPr>
                    <w:noProof/>
                    <w:webHidden/>
                  </w:rPr>
                  <w:tab/>
                </w:r>
                <w:r>
                  <w:rPr>
                    <w:noProof/>
                    <w:webHidden/>
                  </w:rPr>
                  <w:fldChar w:fldCharType="begin"/>
                </w:r>
                <w:r>
                  <w:rPr>
                    <w:noProof/>
                    <w:webHidden/>
                  </w:rPr>
                  <w:instrText xml:space="preserve"> PAGEREF _Toc219150806 \h </w:instrText>
                </w:r>
                <w:r>
                  <w:rPr>
                    <w:noProof/>
                    <w:webHidden/>
                  </w:rPr>
                </w:r>
                <w:r>
                  <w:rPr>
                    <w:noProof/>
                    <w:webHidden/>
                  </w:rPr>
                  <w:fldChar w:fldCharType="separate"/>
                </w:r>
                <w:r>
                  <w:rPr>
                    <w:noProof/>
                    <w:webHidden/>
                  </w:rPr>
                  <w:t>26</w:t>
                </w:r>
                <w:r>
                  <w:rPr>
                    <w:noProof/>
                    <w:webHidden/>
                  </w:rPr>
                  <w:fldChar w:fldCharType="end"/>
                </w:r>
              </w:hyperlink>
            </w:p>
            <w:p w:rsidR="005301F9" w:rsidRDefault="005301F9" w14:paraId="50651B20" w14:textId="668B6523">
              <w:r>
                <w:rPr>
                  <w:b/>
                  <w:bCs/>
                  <w:noProof/>
                </w:rPr>
                <w:fldChar w:fldCharType="end"/>
              </w:r>
            </w:p>
          </w:sdtContent>
        </w:sdt>
        <w:p w:rsidR="0086422A" w:rsidRDefault="0086422A" w14:paraId="5E12F6B9" w14:textId="77777777">
          <w:r>
            <w:br w:type="page"/>
          </w:r>
        </w:p>
        <w:p w:rsidR="00521095" w:rsidRDefault="00000000" w14:paraId="397C91F7" w14:textId="1424AD24"/>
      </w:sdtContent>
      <w:sdtEndPr>
        <w:rPr>
          <w:rFonts w:ascii="Calibri" w:hAnsi="Calibri" w:eastAsia="游明朝" w:cs="Arial" w:asciiTheme="minorAscii" w:hAnsiTheme="minorAscii" w:eastAsiaTheme="minorEastAsia" w:cstheme="minorBidi"/>
          <w:sz w:val="22"/>
          <w:szCs w:val="22"/>
        </w:rPr>
      </w:sdtEndPr>
    </w:sdt>
    <w:p w:rsidRPr="00766090" w:rsidR="00103A7F" w:rsidP="00103A7F" w:rsidRDefault="00103A7F" w14:paraId="7AF87FA0" w14:textId="77777777">
      <w:pPr>
        <w:pStyle w:val="Heading1"/>
        <w:rPr>
          <w:b/>
          <w:bCs/>
        </w:rPr>
      </w:pPr>
      <w:bookmarkStart w:name="_Toc219150787" w:id="2"/>
      <w:r w:rsidRPr="00766090">
        <w:rPr>
          <w:b/>
          <w:bCs/>
        </w:rPr>
        <w:t>Project Summary</w:t>
      </w:r>
      <w:bookmarkEnd w:id="2"/>
    </w:p>
    <w:p w:rsidRPr="009D4275" w:rsidR="00EA4AA4" w:rsidP="00EA4AA4" w:rsidRDefault="00766090" w14:paraId="2A452798" w14:textId="1CA20BF1">
      <w:pPr>
        <w:pStyle w:val="Heading2"/>
        <w:rPr>
          <w:b/>
          <w:bCs/>
        </w:rPr>
      </w:pPr>
      <w:bookmarkStart w:name="_Toc219150788" w:id="3"/>
      <w:r w:rsidRPr="009D4275">
        <w:rPr>
          <w:b/>
          <w:bCs/>
        </w:rPr>
        <w:t>Purpose and High-Level Scope of Services</w:t>
      </w:r>
      <w:bookmarkEnd w:id="3"/>
    </w:p>
    <w:p w:rsidRPr="00766090" w:rsidR="00766090" w:rsidP="00766090" w:rsidRDefault="00766090" w14:paraId="47F14BA4" w14:textId="18759C22">
      <w:pPr>
        <w:ind w:left="720"/>
      </w:pPr>
      <w:r>
        <w:t>T</w:t>
      </w:r>
      <w:r w:rsidRPr="00766090">
        <w:t xml:space="preserve">he purpose of this </w:t>
      </w:r>
      <w:r w:rsidR="0053322D">
        <w:t>Business Requirements Document (</w:t>
      </w:r>
      <w:r w:rsidR="009D4275">
        <w:t>BRD</w:t>
      </w:r>
      <w:r w:rsidR="0053322D">
        <w:t>)</w:t>
      </w:r>
      <w:r w:rsidRPr="00766090">
        <w:t xml:space="preserve"> is to </w:t>
      </w:r>
      <w:r w:rsidR="009D4275">
        <w:t>capture the detailed requirements aligning with the</w:t>
      </w:r>
      <w:r w:rsidRPr="00766090">
        <w:t xml:space="preserve"> scope, and deliverables for the transition and ongoing management of Mailroom and Data Capture Operations </w:t>
      </w:r>
      <w:r w:rsidRPr="00860E29">
        <w:t xml:space="preserve">for </w:t>
      </w:r>
      <w:sdt>
        <w:sdtPr>
          <w:id w:val="109244611"/>
          <w:placeholder>
            <w:docPart w:val="DefaultPlaceholder_-1854013440"/>
          </w:placeholder>
        </w:sdtPr>
        <w:sdtContent>
          <w:r w:rsidR="00C80E08">
            <w:t>Client</w:t>
          </w:r>
        </w:sdtContent>
      </w:sdt>
      <w:r w:rsidRPr="00860E29">
        <w:t>. As</w:t>
      </w:r>
      <w:r w:rsidRPr="00766090">
        <w:t xml:space="preserve"> part of the engagement, </w:t>
      </w:r>
      <w:r w:rsidR="0053322D">
        <w:t>Smart Data Solutions (</w:t>
      </w:r>
      <w:r w:rsidRPr="00766090">
        <w:t>SDS</w:t>
      </w:r>
      <w:r w:rsidR="0053322D">
        <w:t xml:space="preserve">) </w:t>
      </w:r>
      <w:r w:rsidRPr="00766090">
        <w:t>will assume responsibility for the intake, processing, digitization, and secure transmission of incoming mail and related documents. This transition aims to improve operational efficiency, ensure regulatory compliance, and enhance data accuracy through advanced technologies and workflow automation. </w:t>
      </w:r>
    </w:p>
    <w:p w:rsidR="0010022A" w:rsidP="00551A01" w:rsidRDefault="0010022A" w14:paraId="2A496E22" w14:textId="0863304C">
      <w:pPr>
        <w:pStyle w:val="Heading2"/>
        <w:rPr>
          <w:b/>
          <w:bCs/>
        </w:rPr>
      </w:pPr>
      <w:bookmarkStart w:name="_Toc219150789" w:id="4"/>
      <w:r>
        <w:rPr>
          <w:b/>
          <w:bCs/>
        </w:rPr>
        <w:t xml:space="preserve">Service </w:t>
      </w:r>
      <w:r w:rsidR="00507773">
        <w:rPr>
          <w:b/>
          <w:bCs/>
        </w:rPr>
        <w:t xml:space="preserve">Delivery Model &amp; </w:t>
      </w:r>
      <w:r w:rsidR="002A6908">
        <w:rPr>
          <w:b/>
          <w:bCs/>
        </w:rPr>
        <w:t>Business Hours</w:t>
      </w:r>
      <w:bookmarkEnd w:id="4"/>
    </w:p>
    <w:p w:rsidR="006C05C9" w:rsidP="00AD129E" w:rsidRDefault="003E74FF" w14:paraId="3E89EC83" w14:textId="77777777">
      <w:pPr>
        <w:ind w:left="720"/>
      </w:pPr>
      <w:r w:rsidRPr="003E74FF">
        <w:t xml:space="preserve">SDS </w:t>
      </w:r>
      <w:r w:rsidR="00B14299">
        <w:t xml:space="preserve">will utilize onshore capabilities to deliver its services. </w:t>
      </w:r>
      <w:r w:rsidRPr="00EF5230" w:rsidR="006B7ECA">
        <w:rPr>
          <w:b/>
          <w:bCs/>
        </w:rPr>
        <w:t>Mailroom and data capture services and supporting services listed below will be performed exclusively from our onshore facilities</w:t>
      </w:r>
      <w:r w:rsidR="006C05C9">
        <w:t>:</w:t>
      </w:r>
    </w:p>
    <w:p w:rsidR="006C05C9" w:rsidP="006C05C9" w:rsidRDefault="006C05C9" w14:paraId="32A7ADB3" w14:textId="77777777">
      <w:pPr>
        <w:pStyle w:val="ListParagraph"/>
        <w:numPr>
          <w:ilvl w:val="0"/>
          <w:numId w:val="42"/>
        </w:numPr>
      </w:pPr>
      <w:r>
        <w:t>Mailroom and Data Capture Services</w:t>
      </w:r>
    </w:p>
    <w:p w:rsidR="006C05C9" w:rsidP="006C05C9" w:rsidRDefault="006C05C9" w14:paraId="7AD65730" w14:textId="77777777">
      <w:pPr>
        <w:pStyle w:val="ListParagraph"/>
        <w:numPr>
          <w:ilvl w:val="1"/>
          <w:numId w:val="42"/>
        </w:numPr>
      </w:pPr>
      <w:r>
        <w:t>Implementation Efforts</w:t>
      </w:r>
    </w:p>
    <w:p w:rsidR="006C05C9" w:rsidP="006C05C9" w:rsidRDefault="006C05C9" w14:paraId="3D559939" w14:textId="77777777">
      <w:pPr>
        <w:pStyle w:val="ListParagraph"/>
        <w:numPr>
          <w:ilvl w:val="1"/>
          <w:numId w:val="42"/>
        </w:numPr>
      </w:pPr>
      <w:r>
        <w:t>Mailroom Services</w:t>
      </w:r>
    </w:p>
    <w:p w:rsidR="006C05C9" w:rsidP="006C05C9" w:rsidRDefault="006C05C9" w14:paraId="6E63C5E7" w14:textId="77777777">
      <w:pPr>
        <w:pStyle w:val="ListParagraph"/>
        <w:numPr>
          <w:ilvl w:val="1"/>
          <w:numId w:val="42"/>
        </w:numPr>
      </w:pPr>
      <w:r>
        <w:t>Data Capture Services</w:t>
      </w:r>
    </w:p>
    <w:p w:rsidR="00AD129E" w:rsidP="006C05C9" w:rsidRDefault="00EF5230" w14:paraId="70C262C8" w14:textId="2E24B939">
      <w:pPr>
        <w:pStyle w:val="ListParagraph"/>
        <w:numPr>
          <w:ilvl w:val="1"/>
          <w:numId w:val="42"/>
        </w:numPr>
      </w:pPr>
      <w:r>
        <w:t>Support and Monitoring Efforts</w:t>
      </w:r>
    </w:p>
    <w:p w:rsidRPr="00B560CF" w:rsidR="005D5929" w:rsidP="00B560CF" w:rsidRDefault="005D5929" w14:paraId="2E90D71C" w14:textId="77777777">
      <w:pPr>
        <w:ind w:left="720"/>
        <w:rPr>
          <w:color w:val="1F3864" w:themeColor="accent1" w:themeShade="80"/>
        </w:rPr>
      </w:pPr>
      <w:r w:rsidRPr="00B560CF">
        <w:rPr>
          <w:color w:val="1F3864" w:themeColor="accent1" w:themeShade="80"/>
        </w:rPr>
        <w:t>Business Hours:</w:t>
      </w:r>
    </w:p>
    <w:p w:rsidRPr="005D5929" w:rsidR="005D5929" w:rsidP="00F871C3" w:rsidRDefault="005D5929" w14:paraId="059917BB" w14:textId="77777777">
      <w:pPr>
        <w:pStyle w:val="ListParagraph"/>
        <w:numPr>
          <w:ilvl w:val="0"/>
          <w:numId w:val="13"/>
        </w:numPr>
      </w:pPr>
      <w:r w:rsidRPr="005D5929">
        <w:rPr>
          <w:u w:val="single"/>
        </w:rPr>
        <w:t>Standard Business Hours</w:t>
      </w:r>
      <w:r w:rsidRPr="005D5929">
        <w:t xml:space="preserve">: Monday through </w:t>
      </w:r>
      <w:r w:rsidRPr="00860E29">
        <w:t>Friday, 8:00 AM – 6:00 PM CST</w:t>
      </w:r>
    </w:p>
    <w:p w:rsidRPr="005D5929" w:rsidR="005D5929" w:rsidP="00F871C3" w:rsidRDefault="005D5929" w14:paraId="5D300A25" w14:textId="77777777">
      <w:pPr>
        <w:pStyle w:val="ListParagraph"/>
        <w:numPr>
          <w:ilvl w:val="0"/>
          <w:numId w:val="13"/>
        </w:numPr>
      </w:pPr>
      <w:r w:rsidRPr="005D5929">
        <w:rPr>
          <w:u w:val="single"/>
        </w:rPr>
        <w:t>Data Capture Operations: Operate on a [TBD - extended hours not yet confirmed] schedule to support continuous processing and optimize turnaround times</w:t>
      </w:r>
      <w:r w:rsidRPr="005D5929"/>
    </w:p>
    <w:p w:rsidRPr="005D5929" w:rsidR="005D5929" w:rsidP="00F871C3" w:rsidRDefault="005D5929" w14:paraId="17020389" w14:textId="77777777">
      <w:pPr>
        <w:pStyle w:val="ListParagraph"/>
        <w:numPr>
          <w:ilvl w:val="0"/>
          <w:numId w:val="13"/>
        </w:numPr>
        <w:rPr>
          <w:u w:val="single"/>
        </w:rPr>
      </w:pPr>
      <w:r w:rsidRPr="005D5929">
        <w:rPr>
          <w:u w:val="single"/>
        </w:rPr>
        <w:t>Observed SDS Holidays (Non-Business Days)</w:t>
      </w:r>
      <w:r w:rsidRPr="005D5929">
        <w:t>:</w:t>
      </w:r>
    </w:p>
    <w:p w:rsidRPr="005D5929" w:rsidR="005D5929" w:rsidP="00AD3BBC" w:rsidRDefault="005D5929" w14:paraId="434E6D4B" w14:textId="77777777">
      <w:pPr>
        <w:pStyle w:val="ListParagraph"/>
        <w:numPr>
          <w:ilvl w:val="2"/>
          <w:numId w:val="13"/>
        </w:numPr>
      </w:pPr>
      <w:r w:rsidRPr="005D5929">
        <w:t>New Year’s Day</w:t>
      </w:r>
    </w:p>
    <w:p w:rsidRPr="005D5929" w:rsidR="005D5929" w:rsidP="00AD3BBC" w:rsidRDefault="005D5929" w14:paraId="32C3BDE0" w14:textId="77777777">
      <w:pPr>
        <w:pStyle w:val="ListParagraph"/>
        <w:numPr>
          <w:ilvl w:val="2"/>
          <w:numId w:val="13"/>
        </w:numPr>
      </w:pPr>
      <w:r w:rsidRPr="005D5929">
        <w:t>Memorial Day</w:t>
      </w:r>
    </w:p>
    <w:p w:rsidRPr="005D5929" w:rsidR="005D5929" w:rsidP="00AD3BBC" w:rsidRDefault="005D5929" w14:paraId="1A57F5DF" w14:textId="77777777">
      <w:pPr>
        <w:pStyle w:val="ListParagraph"/>
        <w:numPr>
          <w:ilvl w:val="2"/>
          <w:numId w:val="13"/>
        </w:numPr>
      </w:pPr>
      <w:r w:rsidRPr="005D5929">
        <w:t>Independence Day</w:t>
      </w:r>
    </w:p>
    <w:p w:rsidRPr="005D5929" w:rsidR="005D5929" w:rsidP="00AD3BBC" w:rsidRDefault="005D5929" w14:paraId="3B802808" w14:textId="77777777">
      <w:pPr>
        <w:pStyle w:val="ListParagraph"/>
        <w:numPr>
          <w:ilvl w:val="2"/>
          <w:numId w:val="13"/>
        </w:numPr>
      </w:pPr>
      <w:r w:rsidRPr="005D5929">
        <w:t>Labor Day</w:t>
      </w:r>
    </w:p>
    <w:p w:rsidR="005D5929" w:rsidP="00AD3BBC" w:rsidRDefault="005D5929" w14:paraId="3E8C8157" w14:textId="77777777">
      <w:pPr>
        <w:pStyle w:val="ListParagraph"/>
        <w:numPr>
          <w:ilvl w:val="2"/>
          <w:numId w:val="13"/>
        </w:numPr>
      </w:pPr>
      <w:r w:rsidRPr="005D5929">
        <w:t>Thanksgiving Day</w:t>
      </w:r>
    </w:p>
    <w:p w:rsidR="00C347AF" w:rsidP="00AD3BBC" w:rsidRDefault="00C347AF" w14:paraId="3E1E99DA" w14:textId="541FBB99">
      <w:pPr>
        <w:pStyle w:val="ListParagraph"/>
        <w:numPr>
          <w:ilvl w:val="2"/>
          <w:numId w:val="13"/>
        </w:numPr>
      </w:pPr>
      <w:r>
        <w:t>Day after Thanksgiving Day</w:t>
      </w:r>
    </w:p>
    <w:p w:rsidRPr="005D5929" w:rsidR="005A021E" w:rsidP="00AD3BBC" w:rsidRDefault="005A021E" w14:paraId="646CB969" w14:textId="7EDFB3F9">
      <w:pPr>
        <w:pStyle w:val="ListParagraph"/>
        <w:numPr>
          <w:ilvl w:val="2"/>
          <w:numId w:val="13"/>
        </w:numPr>
      </w:pPr>
      <w:r>
        <w:t>Christmas Eve Day</w:t>
      </w:r>
    </w:p>
    <w:p w:rsidRPr="005D5929" w:rsidR="005D5929" w:rsidP="00AD3BBC" w:rsidRDefault="005D5929" w14:paraId="2F4AB68E" w14:textId="77777777">
      <w:pPr>
        <w:pStyle w:val="ListParagraph"/>
        <w:numPr>
          <w:ilvl w:val="2"/>
          <w:numId w:val="13"/>
        </w:numPr>
      </w:pPr>
      <w:r w:rsidRPr="005D5929">
        <w:t>Christmas Day</w:t>
      </w:r>
    </w:p>
    <w:p w:rsidR="00551A01" w:rsidP="00551A01" w:rsidRDefault="00551A01" w14:paraId="1CDA462E" w14:textId="2CCC0786">
      <w:pPr>
        <w:pStyle w:val="Heading2"/>
        <w:rPr>
          <w:b/>
          <w:bCs/>
        </w:rPr>
      </w:pPr>
      <w:bookmarkStart w:name="_Toc219150790" w:id="5"/>
      <w:r w:rsidRPr="009D4275">
        <w:rPr>
          <w:b/>
          <w:bCs/>
        </w:rPr>
        <w:t>Scope</w:t>
      </w:r>
      <w:bookmarkEnd w:id="5"/>
    </w:p>
    <w:p w:rsidR="00A700F2" w:rsidP="00A700F2" w:rsidRDefault="00A700F2" w14:paraId="76CCEC05" w14:textId="64B86ED4">
      <w:pPr>
        <w:ind w:left="720"/>
      </w:pPr>
      <w:r>
        <w:t>A successful implementation depends on clear, shared understanding</w:t>
      </w:r>
      <w:r w:rsidR="005C4FBE">
        <w:t xml:space="preserve">, </w:t>
      </w:r>
      <w:r>
        <w:t>down to the lowest level of operational detail. To eliminate assumptions and ensure both parties are fully aligned, we prioritize documenting every element of scope with precision. The more specific we are upfront, the smoother the implementation will run.</w:t>
      </w:r>
    </w:p>
    <w:p w:rsidR="00812D95" w:rsidP="00812D95" w:rsidRDefault="00812D95" w14:paraId="261D8693" w14:textId="68CF5283">
      <w:pPr>
        <w:pStyle w:val="Heading3"/>
      </w:pPr>
      <w:bookmarkStart w:name="_Toc219150791" w:id="6"/>
      <w:commentRangeStart w:id="7"/>
      <w:r>
        <w:t>Critical Deliverables to Ensure a Strong Start</w:t>
      </w:r>
      <w:bookmarkEnd w:id="6"/>
      <w:commentRangeEnd w:id="7"/>
      <w:r>
        <w:rPr>
          <w:rStyle w:val="CommentReference"/>
          <w:sz w:val="24"/>
          <w:szCs w:val="24"/>
        </w:rPr>
        <w:commentReference w:id="7"/>
      </w:r>
    </w:p>
    <w:p w:rsidRPr="00E7416E" w:rsidR="00E7416E" w:rsidP="00E7416E" w:rsidRDefault="00E7416E" w14:paraId="2E35572A" w14:textId="77777777">
      <w:pPr>
        <w:ind w:left="720"/>
      </w:pPr>
      <w:r w:rsidRPr="00E7416E">
        <w:t xml:space="preserve">To accelerate progress and reduce rework, the following deliverables are essential early in the implementation process. These items allow SDS to begin configuration, align automation efforts, </w:t>
      </w:r>
      <w:r w:rsidRPr="00E7416E">
        <w:lastRenderedPageBreak/>
        <w:t>and lay the groundwork for testing and validation. Prompt delivery and review of these materials will ensure a smoother implementation and help both teams hit the ground running:</w:t>
      </w:r>
    </w:p>
    <w:p w:rsidRPr="00415135" w:rsidR="00E7416E" w:rsidP="00415135" w:rsidRDefault="00E7416E" w14:paraId="4F5DA293" w14:textId="261585D9">
      <w:pPr>
        <w:pStyle w:val="ListParagraph"/>
        <w:numPr>
          <w:ilvl w:val="0"/>
          <w:numId w:val="7"/>
        </w:numPr>
        <w:tabs>
          <w:tab w:val="num" w:pos="720"/>
        </w:tabs>
      </w:pPr>
      <w:r w:rsidRPr="00415135">
        <w:rPr>
          <w:u w:val="single"/>
        </w:rPr>
        <w:t>Sample Files</w:t>
      </w:r>
      <w:r w:rsidRPr="00415135">
        <w:t>: One week’s worth of each document type (</w:t>
      </w:r>
      <w:r w:rsidR="00C2437A">
        <w:t xml:space="preserve">e.g., </w:t>
      </w:r>
      <w:r w:rsidRPr="00415135">
        <w:t>claims, EOBs, correspondence)</w:t>
      </w:r>
    </w:p>
    <w:p w:rsidRPr="00415135" w:rsidR="00E7416E" w:rsidP="00415135" w:rsidRDefault="00E7416E" w14:paraId="5632C3B5" w14:textId="77777777">
      <w:pPr>
        <w:pStyle w:val="ListParagraph"/>
        <w:numPr>
          <w:ilvl w:val="0"/>
          <w:numId w:val="7"/>
        </w:numPr>
        <w:tabs>
          <w:tab w:val="num" w:pos="720"/>
        </w:tabs>
      </w:pPr>
      <w:r w:rsidRPr="00415135">
        <w:rPr>
          <w:u w:val="single"/>
        </w:rPr>
        <w:t>Process Documentation</w:t>
      </w:r>
      <w:r w:rsidRPr="00415135">
        <w:t>: Existing workflows, routing logic, intake handling guides, and decision points</w:t>
      </w:r>
    </w:p>
    <w:p w:rsidRPr="00415135" w:rsidR="00E7416E" w:rsidP="00415135" w:rsidRDefault="00E7416E" w14:paraId="748ADC94" w14:textId="7D5C1A17">
      <w:pPr>
        <w:pStyle w:val="ListParagraph"/>
        <w:numPr>
          <w:ilvl w:val="0"/>
          <w:numId w:val="7"/>
        </w:numPr>
        <w:tabs>
          <w:tab w:val="num" w:pos="720"/>
        </w:tabs>
      </w:pPr>
      <w:r w:rsidRPr="00415135">
        <w:rPr>
          <w:u w:val="single"/>
        </w:rPr>
        <w:t>Eligibility &amp; Provider Files</w:t>
      </w:r>
      <w:r w:rsidRPr="00415135">
        <w:t>: Current format/layout</w:t>
      </w:r>
      <w:r w:rsidR="0092300B">
        <w:t xml:space="preserve"> and </w:t>
      </w:r>
      <w:r w:rsidRPr="00415135">
        <w:t>sample data</w:t>
      </w:r>
    </w:p>
    <w:p w:rsidRPr="00415135" w:rsidR="00E7416E" w:rsidP="00415135" w:rsidRDefault="001C15F6" w14:paraId="3FA9319D" w14:textId="6EF6F1F8">
      <w:pPr>
        <w:pStyle w:val="ListParagraph"/>
        <w:numPr>
          <w:ilvl w:val="0"/>
          <w:numId w:val="7"/>
        </w:numPr>
        <w:tabs>
          <w:tab w:val="num" w:pos="720"/>
        </w:tabs>
      </w:pPr>
      <w:r w:rsidRPr="00BE4949">
        <w:rPr>
          <w:u w:val="single"/>
        </w:rPr>
        <w:t>PO Box/</w:t>
      </w:r>
      <w:r w:rsidRPr="00BE4949" w:rsidR="00E7416E">
        <w:rPr>
          <w:u w:val="single"/>
        </w:rPr>
        <w:t>Fax/SFTP Intake Setup</w:t>
      </w:r>
      <w:r w:rsidRPr="00415135" w:rsidR="00E7416E">
        <w:t xml:space="preserve">: Number or directory assignment, </w:t>
      </w:r>
      <w:r w:rsidR="00BE4949">
        <w:t>and</w:t>
      </w:r>
      <w:r w:rsidRPr="00415135" w:rsidR="00E7416E">
        <w:t xml:space="preserve"> access credentials</w:t>
      </w:r>
    </w:p>
    <w:p w:rsidRPr="00415135" w:rsidR="00E7416E" w:rsidP="00415135" w:rsidRDefault="00E7416E" w14:paraId="58E12329" w14:textId="6F1147C4">
      <w:pPr>
        <w:pStyle w:val="ListParagraph"/>
        <w:numPr>
          <w:ilvl w:val="0"/>
          <w:numId w:val="7"/>
        </w:numPr>
        <w:tabs>
          <w:tab w:val="num" w:pos="720"/>
        </w:tabs>
      </w:pPr>
      <w:r w:rsidRPr="00BE4949">
        <w:rPr>
          <w:u w:val="single"/>
        </w:rPr>
        <w:t>Key Contacts</w:t>
      </w:r>
      <w:r w:rsidRPr="00415135">
        <w:t xml:space="preserve">: Client SMEs for intake, </w:t>
      </w:r>
      <w:r w:rsidR="00635ED7">
        <w:t>business rules</w:t>
      </w:r>
      <w:r w:rsidRPr="00415135">
        <w:t>, IT, and testing support</w:t>
      </w:r>
    </w:p>
    <w:p w:rsidRPr="00A700F2" w:rsidR="00A700F2" w:rsidP="00635ED7" w:rsidRDefault="00E7416E" w14:paraId="5B70FC31" w14:textId="59147D61">
      <w:pPr>
        <w:ind w:left="720"/>
      </w:pPr>
      <w:r w:rsidRPr="00E7416E">
        <w:t>These deliverables serve as the foundation for effective analysis, configuration, and documentation throughout the project.</w:t>
      </w:r>
    </w:p>
    <w:p w:rsidR="00382576" w:rsidP="00551A01" w:rsidRDefault="00382576" w14:paraId="5EC9DBF8" w14:textId="41528B83">
      <w:pPr>
        <w:pStyle w:val="Heading3"/>
      </w:pPr>
      <w:bookmarkStart w:name="_Toc219150792" w:id="8"/>
      <w:commentRangeStart w:id="9"/>
      <w:r>
        <w:t>Input Channels</w:t>
      </w:r>
      <w:bookmarkEnd w:id="8"/>
      <w:commentRangeEnd w:id="9"/>
      <w:r>
        <w:rPr>
          <w:rStyle w:val="CommentReference"/>
          <w:sz w:val="24"/>
          <w:szCs w:val="24"/>
        </w:rPr>
        <w:commentReference w:id="9"/>
      </w:r>
    </w:p>
    <w:p w:rsidR="00A82B7D" w:rsidP="00A82B7D" w:rsidRDefault="00A82B7D" w14:paraId="0CF4617B" w14:textId="47C11827">
      <w:pPr>
        <w:ind w:left="720"/>
      </w:pPr>
      <w:r>
        <w:t>Our platform is designed to support a wide range of intake channels to meet clients where they are in their digital transformation journey. These may include physical mail via PO boxes, secure file transfer (SFTP), fax, API integrations, web uploads, client-scanned solutions, and forwarded email inboxes.</w:t>
      </w:r>
    </w:p>
    <w:p w:rsidR="00A82B7D" w:rsidP="3DE0C612" w:rsidRDefault="00A82B7D" w14:paraId="7A61DF06" w14:textId="3CBE23D8">
      <w:pPr>
        <w:ind w:left="720"/>
      </w:pPr>
      <w:r>
        <w:t>The specific input channels activated for this implementation will be captured in detail to ensure proper configuration, routing, and operational readiness in alignment with the Statement of Work (SOW).</w:t>
      </w:r>
    </w:p>
    <w:p w:rsidR="3D3BEE5B" w:rsidP="69EA4FD1" w:rsidRDefault="3D3BEE5B" w14:paraId="5F421C2F" w14:textId="5F073B3A">
      <w:pPr>
        <w:pStyle w:val="Heading5"/>
      </w:pPr>
      <w:commentRangeStart w:id="10"/>
      <w:r>
        <w:t>Client Performed Scanning Integration</w:t>
      </w:r>
      <w:commentRangeEnd w:id="10"/>
      <w:r>
        <w:rPr>
          <w:rStyle w:val="CommentReference"/>
          <w:sz w:val="22"/>
          <w:szCs w:val="22"/>
        </w:rPr>
        <w:commentReference w:id="10"/>
      </w:r>
    </w:p>
    <w:p w:rsidR="3D3BEE5B" w:rsidP="69EA4FD1" w:rsidRDefault="3D3BEE5B" w14:paraId="4B2DFB23" w14:textId="1E9B5C10">
      <w:pPr>
        <w:ind w:left="720"/>
      </w:pPr>
      <w:r w:rsidR="3D3BEE5B">
        <w:rPr/>
        <w:t>In this model, the GHI Benefits is responsible for scanning source documents and serving as their own mailroom. SDS will configure the necessary functionality to enable secure, direct integration between the GHI Benefits’s scanning equipment and SDS’ QuickClaim platform. Upon receipt, SDS will perform all downstream data capture and processing activities as defined within this BRD.</w:t>
      </w:r>
      <w:r w:rsidR="46BA46C0">
        <w:rPr/>
      </w:r>
      <w:r w:rsidR="3D3BEE5B">
        <w:rPr/>
      </w:r>
      <w:r w:rsidR="3D3BEE5B">
        <w:rPr/>
      </w:r>
      <w:r w:rsidR="3D3BEE5B">
        <w:rPr/>
      </w:r>
      <w:r w:rsidR="3D3BEE5B">
        <w:rPr/>
      </w:r>
      <w:r w:rsidR="3D3BEE5B">
        <w:rPr/>
      </w:r>
      <w:r w:rsidR="5C186F1F">
        <w:rPr/>
      </w:r>
      <w:r w:rsidR="3D3BEE5B">
        <w:rPr/>
      </w:r>
    </w:p>
    <w:p w:rsidR="3D3BEE5B" w:rsidP="69EA4FD1" w:rsidRDefault="3D3BEE5B" w14:paraId="29D155E3" w14:textId="5450F9EC">
      <w:pPr>
        <w:ind w:left="720"/>
        <w:rPr>
          <w:color w:val="2F5496" w:themeColor="accent1" w:themeShade="BF"/>
        </w:rPr>
      </w:pPr>
      <w:r w:rsidRPr="69EA4FD1">
        <w:rPr>
          <w:color w:val="2F5496" w:themeColor="accent1" w:themeShade="BF"/>
        </w:rPr>
        <w:t xml:space="preserve"> Image Submission Standards</w:t>
      </w:r>
    </w:p>
    <w:p w:rsidR="3D3BEE5B" w:rsidP="69EA4FD1" w:rsidRDefault="3D3BEE5B" w14:paraId="64B98E92" w14:textId="5A8267E7">
      <w:pPr>
        <w:ind w:left="720"/>
      </w:pPr>
      <w:r>
        <w:t>To ensure successful ingestion and high-quality data capture, all scanned images submitted to SDS must meet the following minimum requirements:</w:t>
      </w:r>
    </w:p>
    <w:p w:rsidR="3D3BEE5B" w:rsidP="69EA4FD1" w:rsidRDefault="3D3BEE5B" w14:paraId="23D49688" w14:textId="686B71CD">
      <w:pPr>
        <w:numPr>
          <w:ilvl w:val="0"/>
          <w:numId w:val="38"/>
        </w:numPr>
      </w:pPr>
      <w:r w:rsidRPr="69EA4FD1">
        <w:rPr>
          <w:u w:val="single"/>
        </w:rPr>
        <w:t>Resolution: [TBD]</w:t>
      </w:r>
      <w:r/>
    </w:p>
    <w:p w:rsidR="3D3BEE5B" w:rsidP="69EA4FD1" w:rsidRDefault="3D3BEE5B" w14:paraId="32328CFA" w14:textId="39D91916">
      <w:pPr>
        <w:numPr>
          <w:ilvl w:val="0"/>
          <w:numId w:val="38"/>
        </w:numPr>
      </w:pPr>
      <w:r w:rsidRPr="69EA4FD1">
        <w:rPr>
          <w:u w:val="single"/>
        </w:rPr>
        <w:t>File Format: [TBD - format not finalized]</w:t>
      </w:r>
      <w:r/>
    </w:p>
    <w:p w:rsidR="3D3BEE5B" w:rsidP="69EA4FD1" w:rsidRDefault="3D3BEE5B" w14:paraId="0488B98B" w14:textId="3BDE1ED5">
      <w:pPr>
        <w:numPr>
          <w:ilvl w:val="0"/>
          <w:numId w:val="38"/>
        </w:numPr>
      </w:pPr>
      <w:r w:rsidRPr="69EA4FD1">
        <w:rPr>
          <w:u w:val="single"/>
        </w:rPr>
        <w:t>Form Processing</w:t>
      </w:r>
      <w:r>
        <w:t>: Red dropout enabled for CMS-1500 and UB-04 claim forms</w:t>
      </w:r>
    </w:p>
    <w:p w:rsidR="3D3BEE5B" w:rsidP="69EA4FD1" w:rsidRDefault="3D3BEE5B" w14:paraId="09DF557B" w14:textId="34399E6D">
      <w:pPr>
        <w:numPr>
          <w:ilvl w:val="0"/>
          <w:numId w:val="38"/>
        </w:numPr>
      </w:pPr>
      <w:r w:rsidRPr="69EA4FD1">
        <w:rPr>
          <w:u w:val="single"/>
        </w:rPr>
        <w:t>Image Quality</w:t>
      </w:r>
      <w:r>
        <w:t>: No skewing, cropping, or shadowing; legible and suitable for OCR/data extraction</w:t>
      </w:r>
    </w:p>
    <w:p w:rsidR="3D3BEE5B" w:rsidP="69EA4FD1" w:rsidRDefault="3D3BEE5B" w14:paraId="12FD451B" w14:textId="3A8B436B">
      <w:pPr>
        <w:numPr>
          <w:ilvl w:val="0"/>
          <w:numId w:val="38"/>
        </w:numPr>
      </w:pPr>
      <w:r w:rsidRPr="69EA4FD1">
        <w:rPr>
          <w:u w:val="single"/>
        </w:rPr>
        <w:t>Special Attachments</w:t>
      </w:r>
      <w:r>
        <w:t>: Grayscale or color allowed only for designated attachment types (e.g., EOBs with color-coded notes)</w:t>
      </w:r>
    </w:p>
    <w:p w:rsidR="3D3BEE5B" w:rsidP="69EA4FD1" w:rsidRDefault="3D3BEE5B" w14:paraId="4473E6B7" w14:textId="7A429AE9">
      <w:pPr>
        <w:ind w:left="720"/>
        <w:rPr>
          <w:color w:val="2F5496" w:themeColor="accent1" w:themeShade="BF"/>
        </w:rPr>
      </w:pPr>
      <w:r w:rsidRPr="69EA4FD1">
        <w:rPr>
          <w:color w:val="2F5496" w:themeColor="accent1" w:themeShade="BF"/>
        </w:rPr>
        <w:t>Scanning Hardware Requirements</w:t>
      </w:r>
    </w:p>
    <w:p w:rsidR="3D3BEE5B" w:rsidP="69EA4FD1" w:rsidRDefault="3D3BEE5B" w14:paraId="4ACFB61A" w14:textId="07E54E50">
      <w:pPr>
        <w:ind w:left="720"/>
      </w:pPr>
      <w:r w:rsidR="3D3BEE5B">
        <w:rPr/>
        <w:t>If SDS is responsible for configuring or supporting a scanning setup within the GHI Benefits’s facility, scanning must occur on SDS-approved equipment. Supported models include:</w:t>
      </w:r>
      <w:r w:rsidR="3D3BEE5B">
        <w:rPr/>
      </w:r>
      <w:r w:rsidR="3D3BEE5B">
        <w:rPr/>
      </w:r>
      <w:r w:rsidR="3915CD30">
        <w:rPr/>
      </w:r>
      <w:r w:rsidR="3D3BEE5B">
        <w:rPr/>
      </w:r>
    </w:p>
    <w:p w:rsidR="3D3BEE5B" w:rsidP="69EA4FD1" w:rsidRDefault="3D3BEE5B" w14:paraId="12FBF602" w14:textId="527FA4B5">
      <w:pPr>
        <w:numPr>
          <w:ilvl w:val="0"/>
          <w:numId w:val="39"/>
        </w:numPr>
      </w:pPr>
      <w:r>
        <w:t>Canon DR-G2090</w:t>
      </w:r>
    </w:p>
    <w:p w:rsidR="3D3BEE5B" w:rsidP="69EA4FD1" w:rsidRDefault="3D3BEE5B" w14:paraId="3ECDCFC6" w14:textId="2C6E4419">
      <w:pPr>
        <w:numPr>
          <w:ilvl w:val="0"/>
          <w:numId w:val="39"/>
        </w:numPr>
      </w:pPr>
      <w:r>
        <w:t>Canon DR-G2110</w:t>
      </w:r>
    </w:p>
    <w:p w:rsidR="3D3BEE5B" w:rsidP="69EA4FD1" w:rsidRDefault="3D3BEE5B" w14:paraId="790317FE" w14:textId="6E119620">
      <w:pPr>
        <w:numPr>
          <w:ilvl w:val="0"/>
          <w:numId w:val="39"/>
        </w:numPr>
        <w:rPr>
          <w:highlight w:val="green"/>
        </w:rPr>
      </w:pPr>
      <w:r w:rsidRPr="69EA4FD1">
        <w:rPr>
          <w:highlight w:val="green"/>
        </w:rPr>
        <w:t>Canon DR-G2140</w:t>
      </w:r>
    </w:p>
    <w:p w:rsidR="3D3BEE5B" w:rsidP="69EA4FD1" w:rsidRDefault="3D3BEE5B" w14:paraId="1B048EC0" w14:textId="1312CFA3">
      <w:pPr>
        <w:ind w:left="720"/>
      </w:pPr>
      <w:r>
        <w:t>Alternative models must be pre-approved by SDS to ensure compatibility with ingestion workflows and image quality standards.</w:t>
      </w:r>
    </w:p>
    <w:p w:rsidR="3D3BEE5B" w:rsidP="69EA4FD1" w:rsidRDefault="3D3BEE5B" w14:paraId="423F8473" w14:textId="699D8A29">
      <w:pPr>
        <w:ind w:left="720"/>
        <w:rPr>
          <w:color w:val="2F5496" w:themeColor="accent1" w:themeShade="BF"/>
        </w:rPr>
      </w:pPr>
      <w:r w:rsidRPr="69EA4FD1">
        <w:rPr>
          <w:color w:val="2F5496" w:themeColor="accent1" w:themeShade="BF"/>
        </w:rPr>
        <w:t>Pre-Scan Document Preparation &amp; Indexing Expectations</w:t>
      </w:r>
    </w:p>
    <w:p w:rsidR="3D3BEE5B" w:rsidP="69EA4FD1" w:rsidRDefault="3D3BEE5B" w14:paraId="749FD050" w14:textId="0D55CFDF">
      <w:pPr>
        <w:ind w:left="720"/>
      </w:pPr>
      <w:r w:rsidR="3D3BEE5B">
        <w:rPr/>
        <w:t>To ensure efficiency in processing and proper document classification, SDS requires clarity on the GHI Benefits’s role in pre-scan preparation. The following areas must be defined for this implementation: document separation, document type identification, sorting requirements,</w:t>
      </w:r>
      <w:r w:rsidR="50D520E2">
        <w:rPr/>
      </w:r>
      <w:r w:rsidR="3D3BEE5B">
        <w:rPr/>
      </w:r>
    </w:p>
    <w:p w:rsidR="3D3BEE5B" w:rsidP="69EA4FD1" w:rsidRDefault="3D3BEE5B" w14:paraId="40F9F922" w14:textId="37369D61">
      <w:pPr>
        <w:numPr>
          <w:ilvl w:val="0"/>
          <w:numId w:val="40"/>
        </w:numPr>
        <w:rPr/>
      </w:pPr>
      <w:r w:rsidRPr="45859D95" w:rsidR="3D3BEE5B">
        <w:rPr>
          <w:u w:val="single"/>
        </w:rPr>
        <w:t>Document Separation: Will the GHI Benefits separate documents by type prior to scanning (e.g., claim forms, appeals, correspondence)?</w:t>
      </w:r>
      <w:r w:rsidR="3D3BEE5B">
        <w:rPr/>
      </w:r>
      <w:r w:rsidR="16F26D9D">
        <w:rPr/>
      </w:r>
      <w:r w:rsidR="3D3BEE5B">
        <w:rPr/>
      </w:r>
    </w:p>
    <w:p w:rsidR="3D3BEE5B" w:rsidP="69EA4FD1" w:rsidRDefault="3D3BEE5B" w14:paraId="6DF5F50A" w14:textId="484C1334">
      <w:pPr>
        <w:numPr>
          <w:ilvl w:val="0"/>
          <w:numId w:val="40"/>
        </w:numPr>
        <w:rPr/>
      </w:pPr>
      <w:r w:rsidRPr="45859D95" w:rsidR="3D3BEE5B">
        <w:rPr>
          <w:u w:val="single"/>
        </w:rPr>
        <w:t>Document Type Identification: Will the GHI Benefits insert barcodes, cover sheets, or use folder structures to denote document types?</w:t>
      </w:r>
      <w:r w:rsidR="3D3BEE5B">
        <w:rPr/>
      </w:r>
      <w:r w:rsidR="16F26D9D">
        <w:rPr/>
      </w:r>
      <w:r w:rsidR="3D3BEE5B">
        <w:rPr/>
      </w:r>
    </w:p>
    <w:p w:rsidR="3D3BEE5B" w:rsidP="69EA4FD1" w:rsidRDefault="3D3BEE5B" w14:paraId="721B47C4" w14:textId="16936EC4">
      <w:pPr>
        <w:numPr>
          <w:ilvl w:val="0"/>
          <w:numId w:val="40"/>
        </w:numPr>
      </w:pPr>
      <w:r w:rsidRPr="69EA4FD1">
        <w:rPr>
          <w:u w:val="single"/>
        </w:rPr>
        <w:t>Sorting Requirements</w:t>
      </w:r>
      <w:r>
        <w:t>: Will documents be sorted by line of business, PO box, or submission type?</w:t>
      </w:r>
    </w:p>
    <w:p w:rsidR="3D3BEE5B" w:rsidP="3DE0C612" w:rsidRDefault="3D3BEE5B" w14:paraId="373F6F64" w14:textId="181E9AC9">
      <w:pPr>
        <w:ind w:left="720"/>
        <w:rPr>
          <w:highlight w:val="yellow"/>
        </w:rPr>
      </w:pPr>
      <w:r>
        <w:t>For this implementation, the requirements are as follows:</w:t>
      </w:r>
      <w:r>
        <w:br/>
      </w:r>
      <w:r w:rsidRPr="3DE0C612">
        <w:rPr>
          <w:highlight w:val="yellow"/>
        </w:rPr>
        <w:t>[Insert specifics and responsibilities, equipment setup, barcode usage, file packaging rules, etc.]</w:t>
      </w:r>
    </w:p>
    <w:p w:rsidR="00551A01" w:rsidP="00382576" w:rsidRDefault="00551A01" w14:paraId="6693CAAE" w14:textId="67809D7C">
      <w:pPr>
        <w:pStyle w:val="Heading5"/>
        <w:rPr>
          <w:del w:author="Ann Dion" w:date="2025-12-08T15:19:00Z" w16du:dateUtc="2025-12-08T15:19:45Z" w:id="11"/>
        </w:rPr>
      </w:pPr>
      <w:commentRangeStart w:id="12"/>
      <w:del w:author="Ann Dion" w:date="2025-12-08T15:19:00Z" w:id="13">
        <w:r w:rsidDel="00551A01">
          <w:delText>Certified Mail</w:delText>
        </w:r>
      </w:del>
      <w:commentRangeEnd w:id="12"/>
      <w:r>
        <w:rPr>
          <w:rStyle w:val="CommentReference"/>
          <w:sz w:val="22"/>
          <w:szCs w:val="22"/>
        </w:rPr>
        <w:commentReference w:id="12"/>
      </w:r>
    </w:p>
    <w:p w:rsidRPr="001D5A01" w:rsidR="001D5A01" w:rsidP="000C0ED8" w:rsidRDefault="003A6B7B" w14:paraId="4112DC61" w14:textId="135B875A">
      <w:pPr>
        <w:ind w:left="1008"/>
        <w:rPr>
          <w:del w:author="Ann Dion" w:date="2025-12-08T15:19:00Z" w16du:dateUtc="2025-12-08T15:19:45Z" w:id="14"/>
        </w:rPr>
      </w:pPr>
      <w:del w:author="Ann Dion" w:date="2025-12-08T15:19:00Z" w:id="15">
        <w:r w:rsidDel="003A6B7B">
          <w:delText xml:space="preserve">SDS will document and track all certified, registered, or signature-required mail upon receipt at our facility. Each envelope is logged in </w:delText>
        </w:r>
        <w:r w:rsidDel="004D3C4F">
          <w:delText>SDS’</w:delText>
        </w:r>
        <w:r w:rsidDel="003A6B7B">
          <w:delText xml:space="preserve"> internal tracking system, and any barcode or tracking number is scanned to ensure accurate chain-of-custody documentation. The contents of each envelope are recorded, and SDS monitors their movement and status throughout the entire processing lifecycl</w:delText>
        </w:r>
        <w:r w:rsidDel="00B62006">
          <w:delText xml:space="preserve">e, </w:delText>
        </w:r>
        <w:r w:rsidDel="003A6B7B">
          <w:delText>from intake through export. Clients will have access to this detailed tracking information through the Certified Mail Report available within the QuickClaim portal, providing transparency</w:delText>
        </w:r>
        <w:r w:rsidDel="00B62006">
          <w:delText xml:space="preserve"> and </w:delText>
        </w:r>
        <w:r w:rsidDel="003A6B7B">
          <w:delText>auditability</w:delText>
        </w:r>
        <w:r w:rsidDel="00B62006">
          <w:delText xml:space="preserve"> </w:delText>
        </w:r>
        <w:r w:rsidDel="003A6B7B">
          <w:delText>for all traceable mail items.</w:delText>
        </w:r>
      </w:del>
    </w:p>
    <w:p w:rsidR="00551A01" w:rsidP="003A6B7B" w:rsidRDefault="000E7C11" w14:paraId="4ED37304" w14:textId="7DBF107F">
      <w:pPr>
        <w:pStyle w:val="Heading5"/>
        <w:rPr>
          <w:del w:author="Ann Dion" w:date="2025-12-08T15:19:00Z" w16du:dateUtc="2025-12-08T15:19:52Z" w:id="16"/>
        </w:rPr>
      </w:pPr>
      <w:commentRangeStart w:id="17"/>
      <w:del w:author="Ann Dion" w:date="2025-12-08T15:19:00Z" w:id="18">
        <w:r w:rsidDel="000E7C11">
          <w:delText xml:space="preserve">Live </w:delText>
        </w:r>
        <w:r w:rsidDel="00551A01">
          <w:delText>Checks</w:delText>
        </w:r>
      </w:del>
      <w:commentRangeEnd w:id="17"/>
      <w:r>
        <w:rPr>
          <w:rStyle w:val="CommentReference"/>
          <w:sz w:val="22"/>
          <w:szCs w:val="22"/>
        </w:rPr>
        <w:commentReference w:id="17"/>
      </w:r>
    </w:p>
    <w:p w:rsidR="00CC5F9A" w:rsidP="008F4564" w:rsidRDefault="00842D0F" w14:paraId="7892CEDF" w14:textId="270DA2E4">
      <w:pPr>
        <w:ind w:left="1008"/>
        <w:rPr>
          <w:del w:author="Ann Dion" w:date="2025-12-08T15:19:00Z" w16du:dateUtc="2025-12-08T15:19:52Z" w:id="19"/>
        </w:rPr>
      </w:pPr>
      <w:del w:author="Ann Dion" w:date="2025-12-08T15:19:00Z" w:id="20">
        <w:r w:rsidDel="00842D0F">
          <w:delText xml:space="preserve">SDS will document and securely track all live checks upon receipt at our facility. Each check is logged into </w:delText>
        </w:r>
        <w:r w:rsidDel="004D3C4F">
          <w:delText>SDS’</w:delText>
        </w:r>
        <w:r w:rsidDel="00842D0F">
          <w:delText xml:space="preserve"> internal tracking system, capturing key data elements including the date of receipt, check number, check amount, and the identified submitter. Upon intake, the check is scanned along with any accompanying documentation, following the same imaging protocols applied to standard attachments. After imaging, the physical check is placed in a secure, access-controlled lockbox, where it remains under dual custody until it is returned to the client </w:delText>
        </w:r>
        <w:r w:rsidDel="00865E30">
          <w:delText>via outbound mail procedures</w:delText>
        </w:r>
        <w:r w:rsidDel="00BE2716">
          <w:delText xml:space="preserve"> or handled through a designated intake method (e.g., carrier pick-up).</w:delText>
        </w:r>
      </w:del>
    </w:p>
    <w:p w:rsidR="0058025E" w:rsidP="0058025E" w:rsidRDefault="001A7D61" w14:paraId="1A21C6E1" w14:textId="77777777">
      <w:pPr>
        <w:ind w:left="1008"/>
        <w:rPr>
          <w:del w:author="Ann Dion" w:date="2025-12-08T15:19:00Z" w16du:dateUtc="2025-12-08T15:19:52Z" w:id="21"/>
        </w:rPr>
      </w:pPr>
      <w:del w:author="Ann Dion" w:date="2025-12-08T15:19:00Z" w:id="22">
        <w:r w:rsidDel="001A7D61">
          <w:delText xml:space="preserve">For this implementation, live checks will be handled as follows: </w:delText>
        </w:r>
      </w:del>
    </w:p>
    <w:p w:rsidR="001A7D61" w:rsidP="45715169" w:rsidRDefault="001A7D61" w14:paraId="1510A791" w14:textId="6101B8F7">
      <w:pPr>
        <w:ind w:left="1008"/>
        <w:rPr>
          <w:del w:author="Ann Dion" w:date="2025-12-08T15:19:00Z" w16du:dateUtc="2025-12-08T15:19:52Z" w:id="23"/>
          <w:highlight w:val="yellow"/>
        </w:rPr>
      </w:pPr>
      <w:del w:author="Ann Dion" w:date="2025-12-08T15:19:00Z" w:id="24">
        <w:r w:rsidRPr="45715169" w:rsidDel="001A7D61">
          <w:rPr>
            <w:highlight w:val="yellow"/>
          </w:rPr>
          <w:lastRenderedPageBreak/>
          <w:delText>[Insert handling method – e.g., returned to client weekly via secure outbound mail process].</w:delText>
        </w:r>
      </w:del>
    </w:p>
    <w:p w:rsidR="00551A01" w:rsidP="00382576" w:rsidRDefault="00551A01" w14:paraId="68F5F7C1" w14:textId="07E6D961">
      <w:pPr>
        <w:pStyle w:val="Heading5"/>
        <w:rPr>
          <w:del w:author="Ann Dion" w:date="2025-12-08T15:21:00Z" w16du:dateUtc="2025-12-08T15:21:18Z" w:id="25"/>
        </w:rPr>
      </w:pPr>
      <w:commentRangeStart w:id="26"/>
      <w:del w:author="Ann Dion" w:date="2025-12-08T15:21:00Z" w:id="27">
        <w:r w:rsidDel="00551A01">
          <w:delText>Misdirected Mail</w:delText>
        </w:r>
      </w:del>
      <w:commentRangeEnd w:id="26"/>
      <w:r>
        <w:rPr>
          <w:rStyle w:val="CommentReference"/>
          <w:sz w:val="22"/>
          <w:szCs w:val="22"/>
        </w:rPr>
        <w:commentReference w:id="26"/>
      </w:r>
    </w:p>
    <w:p w:rsidRPr="00992621" w:rsidR="00992621" w:rsidP="00D80F98" w:rsidRDefault="009274BB" w14:paraId="038FC2E6" w14:textId="64A3909E">
      <w:pPr>
        <w:ind w:left="1008"/>
      </w:pPr>
      <w:del w:author="Ann Dion" w:date="2025-12-08T15:21:00Z" w:id="28">
        <w:r w:rsidRPr="45715169" w:rsidDel="009274BB">
          <w:rPr>
            <w:rPrChange w:author="Ann Dion" w:date="2025-12-08T15:32:00Z" w:id="29">
              <w:rPr>
                <w:rFonts w:asciiTheme="majorHAnsi" w:hAnsiTheme="majorHAnsi" w:eastAsiaTheme="minorEastAsia" w:cstheme="majorBidi"/>
                <w:color w:val="2F5496" w:themeColor="accent1" w:themeShade="BF"/>
              </w:rPr>
            </w:rPrChange>
          </w:rPr>
          <w:delText xml:space="preserve">SDS will return any mail that is clearly not intended for the client, such as items addressed to an unrelated recipient </w:delText>
        </w:r>
        <w:r w:rsidRPr="45715169" w:rsidDel="00464827">
          <w:rPr>
            <w:rPrChange w:author="Ann Dion" w:date="2025-12-08T15:32:00Z" w:id="30">
              <w:rPr>
                <w:rFonts w:asciiTheme="majorHAnsi" w:hAnsiTheme="majorHAnsi" w:eastAsiaTheme="minorEastAsia" w:cstheme="majorBidi"/>
                <w:color w:val="2F5496" w:themeColor="accent1" w:themeShade="BF"/>
              </w:rPr>
            </w:rPrChange>
          </w:rPr>
          <w:delText xml:space="preserve">(e.g., </w:delText>
        </w:r>
        <w:r w:rsidRPr="45715169" w:rsidDel="00E50C32">
          <w:rPr>
            <w:rPrChange w:author="Ann Dion" w:date="2025-12-08T15:32:00Z" w:id="31">
              <w:rPr>
                <w:rFonts w:asciiTheme="majorHAnsi" w:hAnsiTheme="majorHAnsi" w:eastAsiaTheme="minorEastAsia" w:cstheme="majorBidi"/>
                <w:color w:val="2F5496" w:themeColor="accent1" w:themeShade="BF"/>
              </w:rPr>
            </w:rPrChange>
          </w:rPr>
          <w:delText xml:space="preserve">another tenant of client’s headquarters’ facility) </w:delText>
        </w:r>
        <w:r w:rsidRPr="45715169" w:rsidDel="009274BB">
          <w:rPr>
            <w:rPrChange w:author="Ann Dion" w:date="2025-12-08T15:32:00Z" w:id="32">
              <w:rPr>
                <w:rFonts w:asciiTheme="majorHAnsi" w:hAnsiTheme="majorHAnsi" w:eastAsiaTheme="minorEastAsia" w:cstheme="majorBidi"/>
                <w:color w:val="2F5496" w:themeColor="accent1" w:themeShade="BF"/>
              </w:rPr>
            </w:rPrChange>
          </w:rPr>
          <w:delText>or PO Box not registered to the client, directly to the United States Postal Service (USPS) as undeliverable.</w:delText>
        </w:r>
      </w:del>
    </w:p>
    <w:p w:rsidR="00382576" w:rsidP="009274BB" w:rsidRDefault="00BA0A06" w14:paraId="45558A2A" w14:textId="0B52D110">
      <w:pPr>
        <w:pStyle w:val="Heading5"/>
      </w:pPr>
      <w:commentRangeStart w:id="33"/>
      <w:commentRangeStart w:id="34"/>
      <w:commentRangeStart w:id="35"/>
      <w:r>
        <w:t>Out of Scope (</w:t>
      </w:r>
      <w:r w:rsidR="00551A01">
        <w:t>OOS</w:t>
      </w:r>
      <w:r>
        <w:t>)</w:t>
      </w:r>
      <w:r w:rsidR="00551A01">
        <w:t xml:space="preserve"> Mail</w:t>
      </w:r>
      <w:commentRangeEnd w:id="33"/>
      <w:r>
        <w:rPr>
          <w:rStyle w:val="CommentReference"/>
          <w:sz w:val="22"/>
          <w:szCs w:val="22"/>
        </w:rPr>
        <w:commentReference w:id="33"/>
      </w:r>
      <w:commentRangeEnd w:id="34"/>
      <w:r>
        <w:rPr>
          <w:rStyle w:val="CommentReference"/>
        </w:rPr>
        <w:commentReference w:id="34"/>
      </w:r>
      <w:commentRangeEnd w:id="35"/>
      <w:r>
        <w:rPr>
          <w:rStyle w:val="CommentReference"/>
        </w:rPr>
        <w:commentReference w:id="35"/>
      </w:r>
    </w:p>
    <w:p w:rsidRPr="00992621" w:rsidR="00992621" w:rsidP="00C93DF7" w:rsidRDefault="40C4B5D4" w14:paraId="4399188B" w14:textId="7E7DC6DE">
      <w:pPr>
        <w:ind w:left="1008"/>
      </w:pPr>
      <w:r w:rsidR="40C4B5D4">
        <w:rPr/>
        <w:t>Documents scanned in to SDS that are not part of the agreed upon scope will not be processed as part of the standard workflow; instead, they will be handled according to the GHI Benefits’s specified preference. GHI Benefitss may choose to have OOS mail returned via ZIP file with rejected images at an agreed upon interval. The handling of OOS mail will be captured in the Export File Format section: [1.3.11.2].</w:t>
      </w:r>
      <w:r w:rsidR="40C4B5D4">
        <w:rPr/>
      </w:r>
      <w:r w:rsidR="40C4B5D4">
        <w:rPr/>
      </w:r>
      <w:r w:rsidR="00992621">
        <w:rPr/>
      </w:r>
      <w:r w:rsidR="1FC803B6">
        <w:rPr/>
      </w:r>
      <w:r w:rsidR="00992621">
        <w:rPr/>
      </w:r>
      <w:r w:rsidR="62E23381">
        <w:rPr/>
      </w:r>
      <w:r w:rsidR="00E86D46">
        <w:rPr/>
      </w:r>
      <w:r w:rsidR="2BC8B2B8">
        <w:rPr/>
      </w:r>
      <w:r w:rsidR="00D80F98">
        <w:rPr/>
      </w:r>
      <w:r w:rsidR="007A7329">
        <w:rPr/>
      </w:r>
      <w:r w:rsidR="00620144">
        <w:rPr/>
      </w:r>
      <w:r w:rsidR="06F6FFA3">
        <w:rPr/>
      </w:r>
      <w:r w:rsidR="00D80F98">
        <w:rPr/>
      </w:r>
      <w:r w:rsidRPr="45859D95" w:rsidR="06F6FFA3">
        <w:rPr>
          <w:highlight w:val="yellow"/>
        </w:rPr>
      </w:r>
      <w:r w:rsidRPr="45859D95" w:rsidR="682D9BDB">
        <w:rPr>
          <w:highlight w:val="yellow"/>
        </w:rPr>
      </w:r>
      <w:r w:rsidRPr="45859D95" w:rsidR="00D80F98">
        <w:rPr>
          <w:highlight w:val="yellow"/>
        </w:rPr>
      </w:r>
      <w:r w:rsidRPr="45859D95" w:rsidR="682D9BDB">
        <w:rPr>
          <w:highlight w:val="yellow"/>
        </w:rPr>
      </w:r>
      <w:r/>
      <w:r/>
      <w:r/>
      <w:r/>
    </w:p>
    <w:p w:rsidR="0058025E" w:rsidP="00BE1FB4" w:rsidRDefault="00992621" w14:paraId="10D07341" w14:textId="77777777">
      <w:pPr>
        <w:ind w:left="1008"/>
      </w:pPr>
      <w:r>
        <w:t xml:space="preserve">For this implementation, OOS mail is defined as: </w:t>
      </w:r>
    </w:p>
    <w:p w:rsidRPr="00E86539" w:rsidR="00992621" w:rsidP="00E86539" w:rsidRDefault="54E4792F" w14:paraId="5083BE2A" w14:textId="0CA9A307">
      <w:pPr>
        <w:ind w:left="1008"/>
        <w:rPr>
          <w:del w:author="Ann Dion" w:date="2025-12-08T15:27:00Z" w16du:dateUtc="2025-12-08T15:27:20Z" w:id="36"/>
        </w:rPr>
      </w:pPr>
      <w:r>
        <w:t>Any scanned document without a standard CMS1500 or ADA Dental form</w:t>
      </w:r>
      <w:r w:rsidR="54DE55AE">
        <w:t xml:space="preserve"> present</w:t>
      </w:r>
      <w:r w:rsidR="563B15D7">
        <w:t xml:space="preserve">, which includes, but is not limited to, </w:t>
      </w:r>
      <w:r>
        <w:t xml:space="preserve">UB04s, medical records without claims attached, </w:t>
      </w:r>
      <w:r w:rsidR="16920ADA">
        <w:t xml:space="preserve">and </w:t>
      </w:r>
      <w:r w:rsidR="4FCE9AF4">
        <w:t>non-standard member submit claim forms</w:t>
      </w:r>
      <w:r w:rsidR="2D21392B">
        <w:t>.</w:t>
      </w:r>
    </w:p>
    <w:p w:rsidR="00551A01" w:rsidP="00FF1071" w:rsidRDefault="00551A01" w14:paraId="4B9BA456" w14:textId="20ABFEFD">
      <w:pPr>
        <w:pStyle w:val="Heading5"/>
        <w:rPr>
          <w:del w:author="Ann Dion" w:date="2025-12-08T15:27:00Z" w16du:dateUtc="2025-12-08T15:27:43Z" w:id="37"/>
        </w:rPr>
      </w:pPr>
      <w:commentRangeStart w:id="38"/>
      <w:del w:author="Ann Dion" w:date="2025-12-08T15:27:00Z" w:id="39">
        <w:r w:rsidDel="00551A01">
          <w:delText>Returned Mail</w:delText>
        </w:r>
        <w:r w:rsidDel="00132888">
          <w:delText xml:space="preserve"> / Return to Sender Mail</w:delText>
        </w:r>
        <w:r w:rsidDel="00A23FF8">
          <w:delText xml:space="preserve"> (Undeliverable)</w:delText>
        </w:r>
      </w:del>
      <w:commentRangeEnd w:id="38"/>
      <w:r>
        <w:rPr>
          <w:rStyle w:val="CommentReference"/>
          <w:sz w:val="22"/>
          <w:szCs w:val="22"/>
        </w:rPr>
        <w:commentReference w:id="38"/>
      </w:r>
    </w:p>
    <w:p w:rsidR="000C2490" w:rsidP="00A23FF8" w:rsidRDefault="005269ED" w14:paraId="6ABF36F4" w14:textId="7B04B133">
      <w:pPr>
        <w:ind w:left="1008"/>
        <w:rPr>
          <w:del w:author="Ann Dion" w:date="2025-12-08T15:27:00Z" w16du:dateUtc="2025-12-08T15:27:43Z" w:id="40"/>
        </w:rPr>
      </w:pPr>
      <w:del w:author="Ann Dion" w:date="2025-12-08T15:27:00Z" w:id="41">
        <w:r w:rsidDel="005269ED">
          <w:delText>SDS will process returned mail (e.</w:delText>
        </w:r>
        <w:r w:rsidDel="00C1594B">
          <w:delText>g.,</w:delText>
        </w:r>
        <w:r w:rsidDel="005269ED">
          <w:delText xml:space="preserve"> undeliverable items marked by USPS as return-to-sender) as part of the standard mailroom workflow. Upon receipt, SDS will open each returned envelope and scan the enclosed contents</w:delText>
        </w:r>
        <w:r w:rsidDel="0037191A">
          <w:delText xml:space="preserve">, </w:delText>
        </w:r>
        <w:r w:rsidDel="005269ED">
          <w:delText>excluding the envelope itself. These documents will be treated as correspondence and indexed accordingly, ensuring they are visible to downstream users for proper handling and resolution. Returned mail will follow the same quality standards and turnaround expectations as other correspondence types.</w:delText>
        </w:r>
      </w:del>
    </w:p>
    <w:p w:rsidRPr="00A23FF8" w:rsidR="001D6115" w:rsidP="00A23FF8" w:rsidRDefault="001D6115" w14:paraId="1610107B" w14:textId="27719A6A">
      <w:pPr>
        <w:ind w:left="1008"/>
        <w:rPr>
          <w:del w:author="Ann Dion" w:date="2025-12-08T15:27:00Z" w16du:dateUtc="2025-12-08T15:27:43Z" w:id="42"/>
        </w:rPr>
      </w:pPr>
      <w:del w:author="Ann Dion" w:date="2025-12-08T15:27:00Z" w:id="43">
        <w:r w:rsidDel="001D6115">
          <w:delText xml:space="preserve">If envelope scanning is required, for example, to capture handwritten notes, address labels, or postal markings, this service is available upon request and may incur additional charges. Clients should indicate this preference so it can be incorporated into </w:delText>
        </w:r>
        <w:r w:rsidDel="00AC3FDE">
          <w:delText xml:space="preserve">the plan </w:delText>
        </w:r>
        <w:r w:rsidDel="001D6115">
          <w:delText>and pricing model.</w:delText>
        </w:r>
      </w:del>
    </w:p>
    <w:p w:rsidR="00551A01" w:rsidP="00382576" w:rsidRDefault="00A128F4" w14:paraId="2CFC6085" w14:textId="5B3A5C73">
      <w:pPr>
        <w:pStyle w:val="Heading5"/>
        <w:rPr>
          <w:del w:author="Ann Dion" w:date="2025-12-08T15:27:00Z" w16du:dateUtc="2025-12-08T15:27:43Z" w:id="44"/>
        </w:rPr>
      </w:pPr>
      <w:commentRangeStart w:id="45"/>
      <w:del w:author="Ann Dion" w:date="2025-12-08T15:27:00Z" w:id="46">
        <w:r w:rsidDel="00A128F4">
          <w:delText>CDs, USBs, or Digital Media</w:delText>
        </w:r>
      </w:del>
      <w:commentRangeEnd w:id="45"/>
      <w:r>
        <w:rPr>
          <w:rStyle w:val="CommentReference"/>
          <w:sz w:val="22"/>
          <w:szCs w:val="22"/>
        </w:rPr>
        <w:commentReference w:id="45"/>
      </w:r>
    </w:p>
    <w:p w:rsidR="00F65EE6" w:rsidP="00F65EE6" w:rsidRDefault="003B623B" w14:paraId="17840200" w14:textId="329487A4">
      <w:pPr>
        <w:ind w:left="1008"/>
        <w:rPr>
          <w:del w:author="Ann Dion" w:date="2025-12-08T15:27:00Z" w16du:dateUtc="2025-12-08T15:27:43Z" w:id="47"/>
        </w:rPr>
      </w:pPr>
      <w:del w:author="Ann Dion" w:date="2025-12-08T15:27:00Z" w:id="48">
        <w:r w:rsidDel="003B623B">
          <w:delText>SDS will document and track all physical digital media, such as CDs, DVDs, or USB drives, upon receipt at our facility. Each item, along with any accompanying documentation, will be logged into SDS’ internal tracking system to ensure full visibility and chain-of-custody. These items are not processed or accessed as part of the standard workflow and will instead be handled strictly according to the client’s documented preferences. Clients may elect to have digital media returned, securely stored, or transferred through an agreed-upon intake method</w:delText>
        </w:r>
        <w:r w:rsidDel="000C2B6B">
          <w:delText xml:space="preserve"> (e.g., carrier pick-up)</w:delText>
        </w:r>
        <w:r w:rsidDel="003B623B">
          <w:delText xml:space="preserve">. </w:delText>
        </w:r>
        <w:r w:rsidDel="000E132C">
          <w:delText xml:space="preserve">No data from physical digital media will be accessed, extracted, or uploaded without prior written agreement, and such services may incur additional fees. </w:delText>
        </w:r>
      </w:del>
    </w:p>
    <w:p w:rsidR="006C6F56" w:rsidP="006C6F56" w:rsidRDefault="00F65EE6" w14:paraId="2FFFE209" w14:textId="77777777">
      <w:pPr>
        <w:ind w:left="1008"/>
        <w:rPr>
          <w:del w:author="Ann Dion" w:date="2025-12-08T15:27:00Z" w16du:dateUtc="2025-12-08T15:27:43Z" w:id="49"/>
        </w:rPr>
      </w:pPr>
      <w:del w:author="Ann Dion" w:date="2025-12-08T15:27:00Z" w:id="50">
        <w:r w:rsidDel="00F65EE6">
          <w:delText xml:space="preserve">For this implementation, </w:delText>
        </w:r>
        <w:r w:rsidDel="005133D8">
          <w:delText>digital media and accompanying documentation</w:delText>
        </w:r>
        <w:r w:rsidDel="00F65EE6">
          <w:delText xml:space="preserve"> will be handled as follows: </w:delText>
        </w:r>
      </w:del>
    </w:p>
    <w:p w:rsidRPr="00420369" w:rsidR="00420369" w:rsidP="45715169" w:rsidRDefault="00420369" w14:paraId="3E4D76FE" w14:textId="6BDAD66E">
      <w:pPr>
        <w:ind w:left="1008"/>
        <w:rPr>
          <w:del w:author="Ann Dion" w:date="2025-12-08T15:27:00Z" w16du:dateUtc="2025-12-08T15:27:43Z" w:id="51"/>
          <w:highlight w:val="yellow"/>
        </w:rPr>
      </w:pPr>
      <w:del w:author="Ann Dion" w:date="2025-12-08T15:27:00Z" w:id="52">
        <w:r w:rsidRPr="45715169" w:rsidDel="00F65EE6">
          <w:rPr>
            <w:highlight w:val="yellow"/>
          </w:rPr>
          <w:delText>[Insert handling method – e.g., returned to client weekly via outbound mail process].</w:delText>
        </w:r>
      </w:del>
    </w:p>
    <w:p w:rsidRPr="00420369" w:rsidR="00420369" w:rsidP="69EA4FD1" w:rsidRDefault="00420369" w14:paraId="4EF1BA42" w14:textId="6982CE9B">
      <w:pPr>
        <w:rPr>
          <w:del w:author="Ann Dion" w:date="2025-12-08T15:27:00Z" w16du:dateUtc="2025-12-08T15:27:43Z" w:id="53"/>
        </w:rPr>
      </w:pPr>
    </w:p>
    <w:p w:rsidR="00382576" w:rsidP="00382576" w:rsidRDefault="00A128F4" w14:paraId="420F0FAA" w14:textId="4F972755">
      <w:pPr>
        <w:pStyle w:val="Heading5"/>
        <w:rPr>
          <w:del w:author="Ann Dion" w:date="2025-12-08T15:27:00Z" w16du:dateUtc="2025-12-08T15:27:43Z" w:id="54"/>
        </w:rPr>
      </w:pPr>
      <w:commentRangeStart w:id="55"/>
      <w:del w:author="Ann Dion" w:date="2025-12-08T15:27:00Z" w:id="56">
        <w:r w:rsidDel="00A128F4">
          <w:delText>X-rays, Dental Molds, or Non-Standard Items</w:delText>
        </w:r>
      </w:del>
      <w:commentRangeEnd w:id="55"/>
      <w:r>
        <w:rPr>
          <w:rStyle w:val="CommentReference"/>
          <w:sz w:val="22"/>
          <w:szCs w:val="22"/>
        </w:rPr>
        <w:commentReference w:id="55"/>
      </w:r>
    </w:p>
    <w:p w:rsidRPr="009866B2" w:rsidR="009866B2" w:rsidP="00BE1FB4" w:rsidRDefault="00F239A2" w14:paraId="192DA346" w14:textId="2A3FD51C">
      <w:pPr>
        <w:ind w:left="1008"/>
        <w:rPr>
          <w:del w:author="Ann Dion" w:date="2025-12-08T15:27:00Z" w16du:dateUtc="2025-12-08T15:27:43Z" w:id="57"/>
        </w:rPr>
      </w:pPr>
      <w:del w:author="Ann Dion" w:date="2025-12-08T15:27:00Z" w:id="58">
        <w:r w:rsidDel="00F239A2">
          <w:delText xml:space="preserve">SDS will identify all non-standard items, such as x-rays, dental molds, or other physical artifacts, upon receipt at our facility. These items are not processed, scanned, or included in standard workflows. If the client elects to have non-standard items returned, SDS will log them </w:delText>
        </w:r>
        <w:r w:rsidDel="009866B2">
          <w:delText>into</w:delText>
        </w:r>
        <w:r w:rsidDel="00F239A2">
          <w:delText xml:space="preserve"> </w:delText>
        </w:r>
        <w:r w:rsidDel="009866B2">
          <w:delText>SDS’</w:delText>
        </w:r>
        <w:r w:rsidDel="00F239A2">
          <w:delText xml:space="preserve"> internal tracking system to ensure proper chain-of-custody and visibility during return. If the item is </w:delText>
        </w:r>
        <w:r w:rsidDel="009866B2">
          <w:delText>stored</w:delText>
        </w:r>
        <w:r w:rsidDel="00F239A2">
          <w:delText xml:space="preserve"> on-site, SDS will scan any accompanying documentation and insert a standard placeholder page in the digital packet indicating that a non-standard item was received and is being held, ensuring downstream users are aware of its presence.</w:delText>
        </w:r>
      </w:del>
    </w:p>
    <w:p w:rsidR="006C6F56" w:rsidP="00BE1FB4" w:rsidRDefault="00A846EE" w14:paraId="400FD98E" w14:textId="77777777">
      <w:pPr>
        <w:ind w:left="1008"/>
        <w:rPr>
          <w:del w:author="Ann Dion" w:date="2025-12-08T15:27:00Z" w16du:dateUtc="2025-12-08T15:27:43Z" w:id="59"/>
        </w:rPr>
      </w:pPr>
      <w:del w:author="Ann Dion" w:date="2025-12-08T15:27:00Z" w:id="60">
        <w:r w:rsidDel="00A846EE">
          <w:delText xml:space="preserve">For this implementation, </w:delText>
        </w:r>
        <w:r w:rsidDel="009866B2">
          <w:delText>non-standard items</w:delText>
        </w:r>
        <w:r w:rsidDel="00A846EE">
          <w:delText xml:space="preserve"> will be handled as follows: </w:delText>
        </w:r>
      </w:del>
    </w:p>
    <w:p w:rsidRPr="00A846EE" w:rsidR="00A846EE" w:rsidP="45715169" w:rsidRDefault="00A846EE" w14:paraId="2B08FCC3" w14:textId="0E7EBCEB">
      <w:pPr>
        <w:ind w:left="1008"/>
        <w:rPr>
          <w:del w:author="Ann Dion" w:date="2025-12-08T15:27:00Z" w16du:dateUtc="2025-12-08T15:27:43Z" w:id="61"/>
          <w:highlight w:val="yellow"/>
        </w:rPr>
      </w:pPr>
      <w:del w:author="Ann Dion" w:date="2025-12-08T15:27:00Z" w:id="62">
        <w:r w:rsidRPr="45715169" w:rsidDel="00A846EE">
          <w:rPr>
            <w:highlight w:val="yellow"/>
          </w:rPr>
          <w:delText>[Insert handling method – e.g., returned to client weekly via outbound mail process].</w:delText>
        </w:r>
      </w:del>
    </w:p>
    <w:p w:rsidR="00382576" w:rsidP="00382576" w:rsidRDefault="00393BCB" w14:paraId="458E3175" w14:textId="7E76B6A7">
      <w:pPr>
        <w:pStyle w:val="Heading5"/>
        <w:rPr>
          <w:del w:author="Ann Dion" w:date="2025-12-08T15:27:00Z" w16du:dateUtc="2025-12-08T15:27:43Z" w:id="63"/>
        </w:rPr>
      </w:pPr>
      <w:bookmarkStart w:name="_Ref197496693" w:id="64"/>
      <w:commentRangeStart w:id="65"/>
      <w:del w:author="Ann Dion" w:date="2025-12-08T15:27:00Z" w:id="66">
        <w:r w:rsidDel="00393BCB">
          <w:delText>Outbound Mail</w:delText>
        </w:r>
      </w:del>
      <w:bookmarkEnd w:id="64"/>
      <w:commentRangeEnd w:id="65"/>
      <w:r>
        <w:rPr>
          <w:rStyle w:val="CommentReference"/>
          <w:sz w:val="22"/>
          <w:szCs w:val="22"/>
        </w:rPr>
        <w:commentReference w:id="65"/>
      </w:r>
    </w:p>
    <w:p w:rsidRPr="00680023" w:rsidR="00680023" w:rsidP="00D90BDB" w:rsidRDefault="00680023" w14:paraId="3D47DC56" w14:textId="3F46D260">
      <w:pPr>
        <w:ind w:left="1008"/>
        <w:rPr>
          <w:del w:author="Ann Dion" w:date="2025-12-08T15:27:00Z" w16du:dateUtc="2025-12-08T15:27:43Z" w:id="67"/>
        </w:rPr>
      </w:pPr>
      <w:del w:author="Ann Dion" w:date="2025-12-08T15:27:00Z" w:id="68">
        <w:r w:rsidDel="00680023">
          <w:delText>SDS provides outbound mail handling services for the return of out-of-scope (OOS) documents, physical digital media, non-standard items, live checks, or any other materials the client elects to have returned. Clients are responsible for determining their specific outbound mail preferences, which may vary by item type</w:delText>
        </w:r>
        <w:r w:rsidDel="00BE1FB4">
          <w:delText xml:space="preserve">, </w:delText>
        </w:r>
        <w:r w:rsidDel="00680023">
          <w:delText>for example, standard USPS mailing for general OOS documents, expedited or tracked delivery for checks, or secure courier service for sensitive materials. SDS will accommodate these preferences based on the agreed-upon instructions</w:delText>
        </w:r>
        <w:r w:rsidDel="00BE1FB4">
          <w:delText>.</w:delText>
        </w:r>
      </w:del>
    </w:p>
    <w:p w:rsidR="00D91C9D" w:rsidP="00AC3FDE" w:rsidRDefault="00680023" w14:paraId="22D73422" w14:textId="2C0E1CE1">
      <w:pPr>
        <w:ind w:left="1008"/>
        <w:rPr>
          <w:del w:author="Ann Dion" w:date="2025-12-08T15:27:00Z" w16du:dateUtc="2025-12-08T15:27:43Z" w:id="69"/>
        </w:rPr>
      </w:pPr>
      <w:del w:author="Ann Dion" w:date="2025-12-08T15:27:00Z" w:id="70">
        <w:r w:rsidDel="00680023">
          <w:delText xml:space="preserve">All outbound mail is documented in </w:delText>
        </w:r>
        <w:r w:rsidDel="00291E31">
          <w:delText xml:space="preserve">SDS’ </w:delText>
        </w:r>
        <w:r w:rsidDel="00680023">
          <w:delText xml:space="preserve">internal </w:delText>
        </w:r>
        <w:r w:rsidDel="00291E31">
          <w:delText xml:space="preserve">tracking </w:delText>
        </w:r>
        <w:r w:rsidDel="00680023">
          <w:delText xml:space="preserve">system, and associated postage or shipping costs are captured and passed through to the client as invoiced expenses. SDS does not </w:delText>
        </w:r>
        <w:r w:rsidDel="007D6EFB">
          <w:delText>markup</w:delText>
        </w:r>
        <w:r w:rsidDel="00680023">
          <w:delText xml:space="preserve"> postage or shipping charges; actual costs incurred will be reflected on client invoices.</w:delText>
        </w:r>
      </w:del>
    </w:p>
    <w:p w:rsidRPr="00680023" w:rsidR="00680023" w:rsidP="45715169" w:rsidRDefault="00680023" w14:paraId="225462BB" w14:textId="4091A420">
      <w:pPr>
        <w:ind w:left="1008"/>
        <w:rPr>
          <w:del w:author="Ann Dion" w:date="2025-12-08T15:27:00Z" w16du:dateUtc="2025-12-08T15:27:43Z" w:id="71"/>
          <w:highlight w:val="yellow"/>
        </w:rPr>
      </w:pPr>
      <w:del w:author="Ann Dion" w:date="2025-12-08T15:27:00Z" w:id="72">
        <w:r w:rsidDel="00680023">
          <w:delText>For this implementation, outbound mail will be</w:delText>
        </w:r>
        <w:r w:rsidDel="00D91C9D">
          <w:delText xml:space="preserve"> h</w:delText>
        </w:r>
        <w:r w:rsidDel="00680023">
          <w:delText>andled as follows:</w:delText>
        </w:r>
        <w:r>
          <w:br/>
        </w:r>
        <w:r w:rsidRPr="45715169" w:rsidDel="00680023">
          <w:rPr>
            <w:highlight w:val="yellow"/>
          </w:rPr>
          <w:delText>[Insert client-specific instructions—e.g., “OOS mail will be returned weekly via USPS First-Class Mail; live checks will be returned daily via FedEx Priority Overnight.”]</w:delText>
        </w:r>
      </w:del>
    </w:p>
    <w:p w:rsidR="00382576" w:rsidP="00382576" w:rsidRDefault="00382576" w14:paraId="5BD28B96" w14:textId="157EA47A">
      <w:pPr>
        <w:pStyle w:val="Heading4"/>
      </w:pPr>
      <w:commentRangeStart w:id="73"/>
      <w:r>
        <w:t>SFTP</w:t>
      </w:r>
      <w:r w:rsidR="002A523A">
        <w:t xml:space="preserve"> Intake</w:t>
      </w:r>
      <w:commentRangeEnd w:id="73"/>
      <w:r>
        <w:rPr>
          <w:rStyle w:val="CommentReference"/>
          <w:sz w:val="22"/>
          <w:szCs w:val="22"/>
        </w:rPr>
        <w:commentReference w:id="73"/>
      </w:r>
    </w:p>
    <w:p w:rsidRPr="006A34F0" w:rsidR="006A34F0" w:rsidP="006A34F0" w:rsidRDefault="00C95633" w14:paraId="5B5E7126" w14:textId="7D5485D9">
      <w:pPr>
        <w:ind w:left="1008"/>
      </w:pPr>
      <w:r w:rsidR="00C95633">
        <w:rPr/>
        <w:t>SDS supports a secure, automated intake of GHI Benefits-submitted documents via Secure File Transfer Protocol (SFTP). This method allows for high-volume, encrypted file transfers from the GHI Benefits’s environment directly into SDS’ processing pipeline. Files are picked up at defined intervals and routed according to predefined business rules, enabling efficient, near real-time ingestion without manual intervention. As with other intake channels, all GHI Benefits-specific requirements for folder structure, file naming conventions, and delivery expectations must be clearly documented within this BRD to ensure successful and traceable processing.</w:t>
      </w:r>
      <w:r w:rsidR="00C95633">
        <w:rPr/>
      </w:r>
      <w:r w:rsidR="00C95633">
        <w:rPr/>
      </w:r>
      <w:r w:rsidR="45B1E905">
        <w:rPr/>
      </w:r>
      <w:r w:rsidR="00C95633">
        <w:rPr/>
      </w:r>
      <w:r w:rsidR="00C95633">
        <w:rPr/>
      </w:r>
      <w:r w:rsidR="006A34F0">
        <w:rPr/>
      </w:r>
      <w:r w:rsidR="14943B29">
        <w:rPr/>
      </w:r>
      <w:r w:rsidR="006A34F0">
        <w:rPr/>
      </w:r>
      <w:r w:rsidR="006A34F0">
        <w:rPr/>
      </w:r>
      <w:r w:rsidR="006A34F0">
        <w:rPr/>
      </w:r>
      <w:r w:rsidR="14943B29">
        <w:rPr/>
      </w:r>
      <w:r w:rsidR="006A34F0">
        <w:rPr/>
      </w:r>
    </w:p>
    <w:p w:rsidR="004855A8" w:rsidP="00382576" w:rsidRDefault="004855A8" w14:paraId="02EB88BB" w14:textId="62DACB79">
      <w:pPr>
        <w:pStyle w:val="Heading5"/>
      </w:pPr>
      <w:commentRangeStart w:id="74"/>
      <w:r>
        <w:t>Connectivity</w:t>
      </w:r>
      <w:commentRangeEnd w:id="74"/>
      <w:r>
        <w:rPr>
          <w:rStyle w:val="CommentReference"/>
          <w:sz w:val="22"/>
          <w:szCs w:val="22"/>
        </w:rPr>
        <w:commentReference w:id="74"/>
      </w:r>
    </w:p>
    <w:p w:rsidRPr="00E942D4" w:rsidR="00E942D4" w:rsidP="00E942D4" w:rsidRDefault="00E942D4" w14:paraId="38793DA6" w14:textId="42A30F43">
      <w:pPr>
        <w:ind w:left="1008"/>
      </w:pPr>
      <w:r w:rsidR="00E942D4">
        <w:rPr/>
        <w:t>SDS supports flexible SFTP configurations, including pull/push or push/push connectivity. We recommend a push/push model for enhanced control, reliability, and monitoring. SDS will establish the connection and provide a configuration form to be completed by the GHI Benefits, which captures connectivity preferences, IP whitelisting, folder structures, and authorization details.</w:t>
      </w:r>
      <w:r w:rsidR="00E942D4">
        <w:rPr/>
      </w:r>
      <w:r w:rsidR="00E942D4">
        <w:rPr/>
      </w:r>
      <w:r w:rsidR="11C9EBE5">
        <w:rPr/>
      </w:r>
      <w:r w:rsidR="00E942D4">
        <w:rPr/>
      </w:r>
    </w:p>
    <w:p w:rsidRPr="00F54CDD" w:rsidR="00F86B88" w:rsidP="00F86B88" w:rsidRDefault="00F86B88" w14:paraId="613FD988" w14:textId="4D66E87E">
      <w:pPr>
        <w:ind w:left="1008"/>
        <w:rPr>
          <w:ins w:author="Ann Dion" w:date="2025-12-08T15:28:00Z" w16du:dateUtc="2025-12-08T15:28:54Z" w:id="75"/>
        </w:rPr>
      </w:pPr>
      <w:r>
        <w:lastRenderedPageBreak/>
        <w:t>For this implementation, the connection method is as follows:</w:t>
      </w:r>
    </w:p>
    <w:p w:rsidR="0CAC92C0" w:rsidP="45715169" w:rsidRDefault="0CAC92C0" w14:paraId="5BD39529" w14:textId="1E93BFF2">
      <w:pPr>
        <w:ind w:left="1008"/>
        <w:rPr>
          <w:b/>
          <w:bCs/>
        </w:rPr>
      </w:pPr>
      <w:r w:rsidRPr="45715169">
        <w:rPr>
          <w:b/>
          <w:bCs/>
        </w:rPr>
        <w:t>PUSH / PULL</w:t>
      </w:r>
    </w:p>
    <w:p w:rsidR="0CAC92C0" w:rsidP="7AC75339" w:rsidRDefault="0CAC92C0" w14:paraId="760979DC" w14:textId="4D70DA24">
      <w:pPr>
        <w:ind w:left="1008"/>
      </w:pPr>
      <w:r w:rsidR="0CAC92C0">
        <w:rPr/>
        <w:t>The SFTP account will be hosted by SDS with connectivity maintained in a “PUSH / PULL” configuration. Under this configuration, the GHI Benefits will upload inbound files to the inbound folders on the SDS-hosted SFTP account, while SDS delivers outbound files to the outbound folders on the same SDS-hosted SFTP account. PGP encryption will not be used on exchanged files.</w:t>
      </w:r>
      <w:r w:rsidR="0CAC92C0">
        <w:rPr/>
      </w:r>
      <w:r w:rsidR="0CAC92C0">
        <w:rPr/>
      </w:r>
      <w:r w:rsidR="45A972C1">
        <w:rPr/>
      </w:r>
      <w:r w:rsidR="0CAC92C0">
        <w:rPr/>
      </w:r>
      <w:r w:rsidR="373C47F3">
        <w:rPr/>
      </w:r>
      <w:r w:rsidR="0CAC92C0">
        <w:rPr/>
      </w:r>
      <w:r w:rsidR="4B1C5227">
        <w:rPr/>
      </w:r>
      <w:r w:rsidR="40E3B8AD">
        <w:rPr/>
      </w:r>
      <w:r w:rsidR="060D0BCC">
        <w:rPr/>
      </w:r>
    </w:p>
    <w:p w:rsidR="6355E121" w:rsidP="7AC75339" w:rsidRDefault="6355E121" w14:paraId="16C9019D" w14:textId="040A557D">
      <w:pPr>
        <w:ind w:left="1008"/>
        <w:rPr>
          <w:b/>
          <w:bCs/>
          <w:u w:val="single"/>
        </w:rPr>
      </w:pPr>
      <w:r w:rsidRPr="7AC75339">
        <w:rPr>
          <w:b/>
          <w:bCs/>
          <w:u w:val="single"/>
        </w:rPr>
        <w:t>SDS-hosted SFTP (Test/Production)</w:t>
      </w:r>
    </w:p>
    <w:p w:rsidR="6355E121" w:rsidP="7AC75339" w:rsidRDefault="6355E121" w14:paraId="745339DC" w14:textId="1A4D0601">
      <w:pPr>
        <w:pStyle w:val="ListParagraph"/>
        <w:numPr>
          <w:ilvl w:val="0"/>
          <w:numId w:val="1"/>
        </w:numPr>
      </w:pPr>
      <w:r>
        <w:t>URL:</w:t>
      </w:r>
      <w:r w:rsidR="35BAF24D">
        <w:t xml:space="preserve"> ftp.smart-data-solutions.com</w:t>
      </w:r>
    </w:p>
    <w:p w:rsidR="6355E121" w:rsidP="7AC75339" w:rsidRDefault="6355E121" w14:paraId="5EE84D56" w14:textId="18BDC839">
      <w:pPr>
        <w:pStyle w:val="ListParagraph"/>
        <w:numPr>
          <w:ilvl w:val="0"/>
          <w:numId w:val="1"/>
        </w:numPr>
        <w:rPr/>
      </w:pPr>
      <w:r w:rsidR="6355E121">
        <w:rPr/>
        <w:t>Username: GHI Benefitsftp</w:t>
      </w:r>
      <w:r w:rsidR="433A631D">
        <w:rPr/>
      </w:r>
      <w:r w:rsidR="0862E69E">
        <w:rPr/>
      </w:r>
      <w:r w:rsidR="433A631D">
        <w:rPr/>
      </w:r>
    </w:p>
    <w:p w:rsidR="6355E121" w:rsidP="7AC75339" w:rsidRDefault="6355E121" w14:paraId="7607B9D8" w14:textId="06902F10">
      <w:pPr>
        <w:pStyle w:val="ListParagraph"/>
        <w:numPr>
          <w:ilvl w:val="0"/>
          <w:numId w:val="1"/>
        </w:numPr>
      </w:pPr>
      <w:r>
        <w:t>Port:</w:t>
      </w:r>
      <w:r w:rsidR="29A7D07D">
        <w:t xml:space="preserve"> 22</w:t>
      </w:r>
    </w:p>
    <w:p w:rsidR="5AC8A518" w:rsidP="7AC75339" w:rsidRDefault="5AC8A518" w14:paraId="094DC1D6" w14:textId="16C5B127">
      <w:pPr>
        <w:pStyle w:val="ListParagraph"/>
        <w:numPr>
          <w:ilvl w:val="0"/>
          <w:numId w:val="1"/>
        </w:numPr>
      </w:pPr>
      <w:r w:rsidRPr="7AC75339">
        <w:t>SSH Key: True</w:t>
      </w:r>
    </w:p>
    <w:p w:rsidR="6355E121" w:rsidP="7AC75339" w:rsidRDefault="6355E121" w14:paraId="5296773C" w14:textId="52231D95">
      <w:pPr>
        <w:pStyle w:val="ListParagraph"/>
        <w:numPr>
          <w:ilvl w:val="0"/>
          <w:numId w:val="1"/>
        </w:numPr>
      </w:pPr>
      <w:r>
        <w:t>IP Address(es)/Range for Whitelisting</w:t>
      </w:r>
      <w:r w:rsidRPr="7AC75339">
        <w:rPr>
          <w:vertAlign w:val="superscript"/>
        </w:rPr>
        <w:t>1</w:t>
      </w:r>
      <w:r w:rsidRPr="7AC75339" w:rsidR="26D0FEBC">
        <w:t>:</w:t>
      </w:r>
    </w:p>
    <w:p w:rsidR="26D0FEBC" w:rsidP="7AC75339" w:rsidRDefault="26D0FEBC" w14:paraId="15707ADD" w14:textId="549BDEED">
      <w:pPr>
        <w:pStyle w:val="ListParagraph"/>
        <w:numPr>
          <w:ilvl w:val="1"/>
          <w:numId w:val="1"/>
        </w:numPr>
      </w:pPr>
      <w:r w:rsidRPr="7AC75339">
        <w:t>20.11</w:t>
      </w:r>
      <w:r w:rsidR="00C80E08">
        <w:t>3</w:t>
      </w:r>
      <w:r w:rsidRPr="7AC75339">
        <w:t>.</w:t>
      </w:r>
      <w:r w:rsidR="00C80E08">
        <w:t>486</w:t>
      </w:r>
      <w:r w:rsidRPr="7AC75339">
        <w:t>.</w:t>
      </w:r>
      <w:r w:rsidR="00C80E08">
        <w:t>111</w:t>
      </w:r>
    </w:p>
    <w:p w:rsidR="6355E121" w:rsidP="7AC75339" w:rsidRDefault="6355E121" w14:paraId="176052CB" w14:textId="1A33B87E">
      <w:pPr>
        <w:pStyle w:val="ListParagraph"/>
        <w:numPr>
          <w:ilvl w:val="0"/>
          <w:numId w:val="1"/>
        </w:numPr>
      </w:pPr>
      <w:r w:rsidRPr="7AC75339">
        <w:t>Technical Contacts</w:t>
      </w:r>
      <w:r w:rsidRPr="7AC75339">
        <w:rPr>
          <w:vertAlign w:val="superscript"/>
        </w:rPr>
        <w:t>2</w:t>
      </w:r>
      <w:r w:rsidRPr="7AC75339">
        <w:t>:</w:t>
      </w:r>
    </w:p>
    <w:p w:rsidR="6355E121" w:rsidP="7AC75339" w:rsidRDefault="6355E121" w14:paraId="79018F37" w14:textId="7EE085A7">
      <w:pPr>
        <w:pStyle w:val="ListParagraph"/>
        <w:numPr>
          <w:ilvl w:val="1"/>
          <w:numId w:val="1"/>
        </w:numPr>
      </w:pPr>
      <w:r w:rsidRPr="7AC75339">
        <w:t>Technical Contact 1:</w:t>
      </w:r>
    </w:p>
    <w:p w:rsidR="101006DC" w:rsidP="7AC75339" w:rsidRDefault="101006DC" w14:paraId="2755AE4E" w14:textId="23081306">
      <w:pPr>
        <w:pStyle w:val="ListParagraph"/>
        <w:numPr>
          <w:ilvl w:val="2"/>
          <w:numId w:val="1"/>
        </w:numPr>
      </w:pPr>
      <w:r w:rsidRPr="7AC75339">
        <w:t>Technical Contact Name:</w:t>
      </w:r>
      <w:r w:rsidRPr="7AC75339" w:rsidR="6795F26C">
        <w:t xml:space="preserve"> </w:t>
      </w:r>
      <w:r w:rsidR="00C80E08">
        <w:t>John Doe</w:t>
      </w:r>
    </w:p>
    <w:p w:rsidR="101006DC" w:rsidP="7AC75339" w:rsidRDefault="101006DC" w14:paraId="502AD4EB" w14:textId="06BF213A">
      <w:pPr>
        <w:pStyle w:val="ListParagraph"/>
        <w:numPr>
          <w:ilvl w:val="2"/>
          <w:numId w:val="1"/>
        </w:numPr>
        <w:rPr/>
      </w:pPr>
      <w:r w:rsidR="101006DC">
        <w:rPr/>
        <w:t>Technical Contact Email: jdoe@GHI Benefits.com</w:t>
      </w:r>
      <w:r w:rsidR="3741353B">
        <w:rPr/>
      </w:r>
      <w:r w:rsidR="00C80E08">
        <w:rPr/>
      </w:r>
      <w:r w:rsidR="3741353B">
        <w:rPr/>
      </w:r>
      <w:r w:rsidR="0862E69E">
        <w:rPr/>
      </w:r>
      <w:r w:rsidR="3741353B">
        <w:rPr/>
      </w:r>
    </w:p>
    <w:p w:rsidR="101006DC" w:rsidP="7AC75339" w:rsidRDefault="101006DC" w14:paraId="41A0DA6F" w14:textId="6736F0CF">
      <w:pPr>
        <w:pStyle w:val="ListParagraph"/>
        <w:numPr>
          <w:ilvl w:val="2"/>
          <w:numId w:val="1"/>
        </w:numPr>
      </w:pPr>
      <w:r w:rsidRPr="7AC75339">
        <w:t>Technical Contact Phone: N/A</w:t>
      </w:r>
    </w:p>
    <w:p w:rsidR="6355E121" w:rsidP="7AC75339" w:rsidRDefault="6355E121" w14:paraId="72B0AE45" w14:textId="671EFF63">
      <w:pPr>
        <w:pStyle w:val="ListParagraph"/>
        <w:numPr>
          <w:ilvl w:val="1"/>
          <w:numId w:val="1"/>
        </w:numPr>
      </w:pPr>
      <w:r w:rsidRPr="7AC75339">
        <w:t>Technical Contact 2:</w:t>
      </w:r>
    </w:p>
    <w:p w:rsidR="731D2780" w:rsidP="7AC75339" w:rsidRDefault="731D2780" w14:paraId="1018C542" w14:textId="25258D4E">
      <w:pPr>
        <w:pStyle w:val="ListParagraph"/>
        <w:numPr>
          <w:ilvl w:val="2"/>
          <w:numId w:val="1"/>
        </w:numPr>
        <w:rPr/>
      </w:pPr>
      <w:r w:rsidR="731D2780">
        <w:rPr/>
        <w:t>Technical Contact Name: GHI Benefits MFT</w:t>
      </w:r>
      <w:r w:rsidR="3234D06A">
        <w:rPr/>
      </w:r>
      <w:r w:rsidR="0A9DAB06">
        <w:rPr/>
      </w:r>
      <w:r w:rsidR="3234D06A">
        <w:rPr/>
      </w:r>
    </w:p>
    <w:p w:rsidR="731D2780" w:rsidP="7AC75339" w:rsidRDefault="731D2780" w14:paraId="1CDB8DDB" w14:textId="2A4240BB">
      <w:pPr>
        <w:pStyle w:val="ListParagraph"/>
        <w:numPr>
          <w:ilvl w:val="2"/>
          <w:numId w:val="1"/>
        </w:numPr>
        <w:rPr/>
      </w:pPr>
      <w:r w:rsidR="731D2780">
        <w:rPr/>
        <w:t>Technical Contact Email: GHI Benefits_MFT@GHI Benefits.com</w:t>
      </w:r>
      <w:r w:rsidR="4B4182D7">
        <w:rPr/>
      </w:r>
      <w:r w:rsidR="0A9DAB06">
        <w:rPr/>
      </w:r>
      <w:r w:rsidR="4B4182D7">
        <w:rPr/>
      </w:r>
      <w:r w:rsidR="235CDE33">
        <w:rPr/>
      </w:r>
      <w:r w:rsidR="4B4182D7">
        <w:rPr/>
      </w:r>
    </w:p>
    <w:p w:rsidR="731D2780" w:rsidP="7AC75339" w:rsidRDefault="731D2780" w14:paraId="13F3A0FF" w14:textId="1FF5CF1D">
      <w:pPr>
        <w:pStyle w:val="ListParagraph"/>
        <w:numPr>
          <w:ilvl w:val="2"/>
          <w:numId w:val="1"/>
        </w:numPr>
      </w:pPr>
      <w:r w:rsidRPr="7AC75339">
        <w:t>Technical Contact Phone: N/A</w:t>
      </w:r>
    </w:p>
    <w:p w:rsidR="6355E121" w:rsidP="7AC75339" w:rsidRDefault="6355E121" w14:paraId="759CDBE2" w14:textId="20E99E76">
      <w:pPr>
        <w:spacing w:after="0" w:line="278" w:lineRule="auto"/>
        <w:ind w:left="720"/>
        <w:rPr>
          <w:rFonts w:ascii="Calibri" w:hAnsi="Calibri" w:eastAsia="Calibri" w:cs="Calibri"/>
          <w:color w:val="000000" w:themeColor="text1"/>
          <w:sz w:val="20"/>
          <w:szCs w:val="20"/>
        </w:rPr>
      </w:pPr>
      <w:r w:rsidRPr="45859D95" w:rsidR="6355E121">
        <w:rPr>
          <w:rFonts w:ascii="Calibri" w:hAnsi="Calibri" w:eastAsia="Calibri" w:cs="Calibri"/>
          <w:i w:val="1"/>
          <w:iCs w:val="1"/>
          <w:color w:val="000000" w:themeColor="text1" w:themeTint="FF" w:themeShade="FF"/>
          <w:sz w:val="20"/>
          <w:szCs w:val="20"/>
          <w:vertAlign w:val="superscript"/>
        </w:rPr>
        <w:t xml:space="preserve">1 SDS restricts SFTP access via IP whitelisting. Only access attempts made by whitelisted IP addresses will be accepted. During implementation, the IP whitelist may be modified by request through the implementation team. After the implementation is complete, IP whitelist update requests will be routed through the established GHI Benefits-specific support address. </w:t>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r w:rsidRPr="45859D95" w:rsidR="2C05499A">
        <w:rPr>
          <w:rFonts w:ascii="Calibri" w:hAnsi="Calibri" w:eastAsia="Calibri" w:cs="Calibri"/>
          <w:i w:val="1"/>
          <w:iCs w:val="1"/>
          <w:color w:val="000000" w:themeColor="text1" w:themeTint="FF" w:themeShade="FF"/>
          <w:sz w:val="20"/>
          <w:szCs w:val="20"/>
        </w:rPr>
      </w:r>
      <w:r w:rsidRPr="45859D95" w:rsidR="6355E121">
        <w:rPr>
          <w:rFonts w:ascii="Calibri" w:hAnsi="Calibri" w:eastAsia="Calibri" w:cs="Calibri"/>
          <w:i w:val="1"/>
          <w:iCs w:val="1"/>
          <w:color w:val="000000" w:themeColor="text1" w:themeTint="FF" w:themeShade="FF"/>
          <w:sz w:val="20"/>
          <w:szCs w:val="20"/>
        </w:rPr>
      </w:r>
    </w:p>
    <w:p w:rsidR="6355E121" w:rsidP="7AC75339" w:rsidRDefault="6355E121" w14:paraId="0D745B94" w14:textId="7E1DBF86">
      <w:pPr>
        <w:spacing w:after="0" w:line="278" w:lineRule="auto"/>
        <w:ind w:left="720"/>
        <w:rPr>
          <w:rFonts w:ascii="Calibri" w:hAnsi="Calibri" w:eastAsia="Calibri" w:cs="Calibri"/>
          <w:i/>
          <w:iCs/>
          <w:color w:val="000000" w:themeColor="text1"/>
          <w:sz w:val="20"/>
          <w:szCs w:val="20"/>
        </w:rPr>
      </w:pPr>
      <w:r w:rsidRPr="7AC75339">
        <w:rPr>
          <w:rFonts w:ascii="Calibri" w:hAnsi="Calibri" w:eastAsia="Calibri" w:cs="Calibri"/>
          <w:i/>
          <w:iCs/>
          <w:color w:val="000000" w:themeColor="text1"/>
          <w:sz w:val="20"/>
          <w:szCs w:val="20"/>
          <w:vertAlign w:val="superscript"/>
        </w:rPr>
        <w:t xml:space="preserve">2 </w:t>
      </w:r>
      <w:r w:rsidRPr="7AC75339">
        <w:rPr>
          <w:rFonts w:ascii="Calibri" w:hAnsi="Calibri" w:eastAsia="Calibri" w:cs="Calibri"/>
          <w:i/>
          <w:iCs/>
          <w:color w:val="000000" w:themeColor="text1"/>
          <w:sz w:val="20"/>
          <w:szCs w:val="20"/>
        </w:rPr>
        <w:t>Technical contacts are responsible for any password reset or IP Whitelist requests.</w:t>
      </w:r>
    </w:p>
    <w:p w:rsidR="00E86539" w:rsidP="7AC75339" w:rsidRDefault="00E86539" w14:paraId="64A76BA7" w14:textId="77777777">
      <w:pPr>
        <w:spacing w:after="0" w:line="278" w:lineRule="auto"/>
        <w:ind w:left="720"/>
        <w:rPr>
          <w:ins w:author="Ann Dion" w:date="2025-12-08T15:57:00Z" w16du:dateUtc="2025-12-08T15:57:24Z" w:id="76"/>
          <w:rFonts w:ascii="Calibri" w:hAnsi="Calibri" w:eastAsia="Calibri" w:cs="Calibri"/>
          <w:i/>
          <w:iCs/>
          <w:color w:val="000000" w:themeColor="text1"/>
        </w:rPr>
      </w:pPr>
    </w:p>
    <w:p w:rsidR="00382576" w:rsidP="00382576" w:rsidRDefault="6861044F" w14:paraId="3741F01B" w14:textId="46E3016C">
      <w:pPr>
        <w:pStyle w:val="Heading5"/>
      </w:pPr>
      <w:commentRangeStart w:id="77"/>
      <w:r>
        <w:t xml:space="preserve">Intake </w:t>
      </w:r>
      <w:r w:rsidR="00382576">
        <w:t>Folder Structure</w:t>
      </w:r>
      <w:commentRangeEnd w:id="77"/>
      <w:r w:rsidR="006D27B1">
        <w:rPr>
          <w:rStyle w:val="CommentReference"/>
          <w:sz w:val="22"/>
          <w:szCs w:val="22"/>
        </w:rPr>
        <w:commentReference w:id="77"/>
      </w:r>
    </w:p>
    <w:p w:rsidR="009E3F5E" w:rsidP="009E3F5E" w:rsidRDefault="009E3F5E" w14:paraId="1F71B770" w14:textId="74A1B4B9">
      <w:pPr>
        <w:ind w:left="1008"/>
      </w:pPr>
      <w:r w:rsidR="009E3F5E">
        <w:rPr/>
        <w:t xml:space="preserve">SDS supports both flat and tiered folder structures based on GHI Benefits preferences. Common configurations include separate folders by document type, line of business, or priority level. GHI Benefitss must identify the expected folder layout, and SDS will map processing logic accordingly.  </w:t>
      </w:r>
      <w:r w:rsidR="2C05499A">
        <w:rPr/>
      </w:r>
      <w:r w:rsidR="009E3F5E">
        <w:rPr/>
      </w:r>
      <w:r w:rsidR="455DD550">
        <w:rPr/>
      </w:r>
      <w:r w:rsidR="00D91C9D">
        <w:rPr/>
      </w:r>
      <w:r w:rsidR="00D91C9D">
        <w:rPr/>
      </w:r>
      <w:r w:rsidR="00D91C9D">
        <w:rPr/>
      </w:r>
      <w:r w:rsidR="0DA547DF">
        <w:rPr/>
      </w:r>
    </w:p>
    <w:p w:rsidR="00D91C9D" w:rsidP="009E3F5E" w:rsidRDefault="00D91C9D" w14:paraId="188B4182" w14:textId="1CF4822A">
      <w:pPr>
        <w:ind w:left="1008"/>
      </w:pPr>
      <w:r>
        <w:t xml:space="preserve">For this </w:t>
      </w:r>
      <w:r w:rsidR="00F73AC4">
        <w:t xml:space="preserve">implementation, the </w:t>
      </w:r>
      <w:r w:rsidR="66E0F861">
        <w:t>in</w:t>
      </w:r>
      <w:r w:rsidR="5E317E0C">
        <w:t xml:space="preserve">take </w:t>
      </w:r>
      <w:r w:rsidR="00F73AC4">
        <w:t>folder structure</w:t>
      </w:r>
      <w:r w:rsidR="22274039">
        <w:t xml:space="preserve"> on the SDS-hosted SFTP</w:t>
      </w:r>
      <w:r w:rsidR="00F73AC4">
        <w:t xml:space="preserve"> will be configured as follows: </w:t>
      </w:r>
    </w:p>
    <w:p w:rsidR="35EA2CE6" w:rsidP="7AC75339" w:rsidRDefault="35EA2CE6" w14:paraId="00DA6DAA" w14:textId="08A0E8FE">
      <w:pPr>
        <w:ind w:left="1008" w:firstLine="720"/>
      </w:pPr>
      <w:r w:rsidRPr="45859D95" w:rsidR="35EA2CE6">
        <w:rPr>
          <w:b w:val="1"/>
          <w:bCs w:val="1"/>
        </w:rPr>
        <w:t>Root Folder: /GHI Benefitsftp/</w:t>
      </w:r>
      <w:r w:rsidR="35EA2CE6">
        <w:rPr/>
      </w:r>
      <w:r w:rsidR="748A208B">
        <w:rPr/>
      </w:r>
      <w:r w:rsidR="35EA2CE6">
        <w:rPr/>
      </w:r>
      <w:r w:rsidR="35EA2CE6">
        <w:rPr/>
      </w:r>
    </w:p>
    <w:p w:rsidR="35EA2CE6" w:rsidP="7AC75339" w:rsidRDefault="35EA2CE6" w14:paraId="07BCDB19" w14:textId="287A94D8">
      <w:pPr>
        <w:ind w:left="1008" w:firstLine="720"/>
        <w:rPr>
          <w:b/>
          <w:bCs/>
        </w:rPr>
      </w:pPr>
      <w:r w:rsidRPr="7AC75339">
        <w:rPr>
          <w:b/>
          <w:bCs/>
        </w:rPr>
        <w:t>Production Folders:</w:t>
      </w:r>
    </w:p>
    <w:p w:rsidR="35EA2CE6" w:rsidP="7AC75339" w:rsidRDefault="35EA2CE6" w14:paraId="18BDD38F" w14:textId="339AA468">
      <w:pPr>
        <w:ind w:left="1440" w:firstLine="720"/>
      </w:pPr>
      <w:r>
        <w:t>/in/EDI/999</w:t>
      </w:r>
    </w:p>
    <w:p w:rsidR="35EA2CE6" w:rsidP="7AC75339" w:rsidRDefault="35EA2CE6" w14:paraId="3FBC7125" w14:textId="3BD25EFA">
      <w:pPr>
        <w:ind w:left="1440" w:firstLine="720"/>
        <w:rPr>
          <w:b/>
          <w:bCs/>
        </w:rPr>
      </w:pPr>
      <w:r>
        <w:lastRenderedPageBreak/>
        <w:t>/in/eligibilityFile</w:t>
      </w:r>
      <w:r>
        <w:tab/>
      </w:r>
    </w:p>
    <w:p w:rsidR="35EA2CE6" w:rsidP="7AC75339" w:rsidRDefault="35EA2CE6" w14:paraId="4B4FBFCA" w14:textId="0217A920">
      <w:pPr>
        <w:ind w:left="1008" w:firstLine="720"/>
        <w:rPr>
          <w:b/>
          <w:bCs/>
        </w:rPr>
      </w:pPr>
      <w:r w:rsidRPr="7AC75339">
        <w:rPr>
          <w:b/>
          <w:bCs/>
        </w:rPr>
        <w:t>Test Folder</w:t>
      </w:r>
      <w:r w:rsidRPr="7AC75339">
        <w:rPr>
          <w:b/>
          <w:bCs/>
          <w:vertAlign w:val="superscript"/>
        </w:rPr>
        <w:t>1</w:t>
      </w:r>
      <w:r w:rsidRPr="7AC75339">
        <w:rPr>
          <w:b/>
          <w:bCs/>
        </w:rPr>
        <w:t>:</w:t>
      </w:r>
    </w:p>
    <w:p w:rsidR="35EA2CE6" w:rsidP="7AC75339" w:rsidRDefault="35EA2CE6" w14:paraId="309A5A96" w14:textId="14B41F9F">
      <w:pPr>
        <w:ind w:left="1440" w:firstLine="720"/>
        <w:rPr>
          <w:b/>
          <w:bCs/>
        </w:rPr>
      </w:pPr>
      <w:r>
        <w:t>/in/test</w:t>
      </w:r>
    </w:p>
    <w:p w:rsidR="35EA2CE6" w:rsidP="7AC75339" w:rsidRDefault="35EA2CE6" w14:paraId="28D7C3EF" w14:textId="71DA50D0">
      <w:pPr>
        <w:spacing w:line="279" w:lineRule="auto"/>
        <w:ind w:left="1080"/>
        <w:rPr>
          <w:rFonts w:ascii="Calibri" w:hAnsi="Calibri" w:eastAsia="Calibri" w:cs="Calibri"/>
        </w:rPr>
      </w:pPr>
      <w:r w:rsidRPr="45859D95" w:rsidR="35EA2CE6">
        <w:rPr>
          <w:rFonts w:ascii="Calibri" w:hAnsi="Calibri" w:eastAsia="Calibri" w:cs="Calibri"/>
          <w:i w:val="1"/>
          <w:iCs w:val="1"/>
          <w:color w:val="000000" w:themeColor="text1" w:themeTint="FF" w:themeShade="FF"/>
          <w:sz w:val="20"/>
          <w:szCs w:val="20"/>
          <w:vertAlign w:val="superscript"/>
        </w:rPr>
        <w:t xml:space="preserve">1Files posted to test are not automatically loaded. Upon posting test files, the GHI Benefits should notify the implementation team that test volume has been posted to the SFTP.  </w:t>
      </w:r>
      <w:r w:rsidRPr="45859D95" w:rsidR="35EA2CE6">
        <w:rPr>
          <w:rFonts w:ascii="Calibri" w:hAnsi="Calibri" w:eastAsia="Calibri" w:cs="Calibri"/>
          <w:i w:val="1"/>
          <w:iCs w:val="1"/>
          <w:color w:val="000000" w:themeColor="text1" w:themeTint="FF" w:themeShade="FF"/>
          <w:sz w:val="20"/>
          <w:szCs w:val="20"/>
        </w:rPr>
      </w:r>
      <w:r w:rsidRPr="45859D95" w:rsidR="21939738">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i w:val="1"/>
          <w:iCs w:val="1"/>
          <w:color w:val="000000" w:themeColor="text1" w:themeTint="FF" w:themeShade="FF"/>
          <w:sz w:val="20"/>
          <w:szCs w:val="20"/>
        </w:rPr>
      </w:r>
      <w:r w:rsidRPr="45859D95" w:rsidR="35EA2CE6">
        <w:rPr>
          <w:rFonts w:ascii="Calibri" w:hAnsi="Calibri" w:eastAsia="Calibri" w:cs="Calibri"/>
        </w:rPr>
      </w:r>
    </w:p>
    <w:p w:rsidR="53202F8D" w:rsidP="3DE0C612" w:rsidRDefault="53202F8D" w14:paraId="7178E9C1" w14:textId="210646B8">
      <w:pPr>
        <w:spacing w:line="279" w:lineRule="auto"/>
        <w:ind w:left="1080"/>
        <w:rPr>
          <w:rFonts w:ascii="Calibri" w:hAnsi="Calibri" w:eastAsia="Calibri" w:cs="Calibri"/>
        </w:rPr>
      </w:pPr>
      <w:r w:rsidRPr="45859D95" w:rsidR="53202F8D">
        <w:rPr>
          <w:rFonts w:ascii="Calibri" w:hAnsi="Calibri" w:eastAsia="Calibri" w:cs="Calibri"/>
        </w:rPr>
        <w:t xml:space="preserve">Any additional intake files identified during the configuration process will have an additional folder created using the naming convention below. The GHI Benefits shall not create any additional folders outside the agreed-upon structure. Files uploaded to unauthorized locations may be excluded from processing. </w:t>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53202F8D">
        <w:rPr>
          <w:rFonts w:ascii="Calibri" w:hAnsi="Calibri" w:eastAsia="Calibri" w:cs="Calibri"/>
        </w:rPr>
      </w:r>
      <w:r w:rsidRPr="45859D95" w:rsidR="21939738">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r w:rsidRPr="45859D95" w:rsidR="008A28F6">
        <w:rPr>
          <w:rFonts w:ascii="Calibri" w:hAnsi="Calibri" w:eastAsia="Calibri" w:cs="Calibri"/>
        </w:rPr>
      </w:r>
      <w:r w:rsidRPr="45859D95" w:rsidR="53202F8D">
        <w:rPr>
          <w:rFonts w:ascii="Calibri" w:hAnsi="Calibri" w:eastAsia="Calibri" w:cs="Calibri"/>
        </w:rPr>
      </w:r>
    </w:p>
    <w:p w:rsidRPr="006D27B1" w:rsidR="006D27B1" w:rsidP="006D27B1" w:rsidRDefault="006D27B1" w14:paraId="3ED927E1" w14:textId="77777777">
      <w:pPr>
        <w:ind w:left="1008" w:firstLine="720"/>
        <w:rPr>
          <w:rFonts w:ascii="Calibri" w:hAnsi="Calibri" w:eastAsia="Calibri" w:cs="Calibri"/>
        </w:rPr>
      </w:pPr>
      <w:r w:rsidRPr="006D27B1">
        <w:rPr>
          <w:rFonts w:ascii="Calibri" w:hAnsi="Calibri" w:eastAsia="Calibri" w:cs="Calibri"/>
          <w:b/>
          <w:bCs/>
          <w:lang w:val="en-GB"/>
        </w:rPr>
        <w:t>Production: </w:t>
      </w:r>
      <w:r w:rsidRPr="006D27B1">
        <w:rPr>
          <w:rFonts w:ascii="Calibri" w:hAnsi="Calibri" w:eastAsia="Calibri" w:cs="Calibri"/>
          <w:lang w:val="en-GB"/>
        </w:rPr>
        <w:t>/in/</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00B8209C" w:rsidP="006D27B1" w:rsidRDefault="006D27B1" w14:paraId="209BCF83" w14:textId="61F99129">
      <w:pPr>
        <w:ind w:left="1008" w:firstLine="720"/>
        <w:rPr>
          <w:rFonts w:ascii="Calibri" w:hAnsi="Calibri" w:eastAsia="Calibri" w:cs="Calibri"/>
        </w:rPr>
      </w:pPr>
      <w:r w:rsidRPr="006D27B1">
        <w:rPr>
          <w:rFonts w:ascii="Calibri" w:hAnsi="Calibri" w:eastAsia="Calibri" w:cs="Calibri"/>
          <w:b/>
          <w:bCs/>
          <w:lang w:val="en-GB"/>
        </w:rPr>
        <w:t>Test:</w:t>
      </w:r>
      <w:r w:rsidRPr="006D27B1">
        <w:rPr>
          <w:rFonts w:ascii="Calibri" w:hAnsi="Calibri" w:eastAsia="Calibri" w:cs="Calibri"/>
          <w:lang w:val="en-GB"/>
        </w:rPr>
        <w:t> /in/test/</w:t>
      </w:r>
      <w:r w:rsidRPr="006D27B1">
        <w:rPr>
          <w:rFonts w:ascii="Calibri" w:hAnsi="Calibri" w:eastAsia="Calibri" w:cs="Calibri"/>
          <w:i/>
          <w:iCs/>
          <w:lang w:val="en-GB"/>
        </w:rPr>
        <w:t>[FILE DESCRIPTION]</w:t>
      </w:r>
      <w:r w:rsidRPr="006D27B1">
        <w:rPr>
          <w:rFonts w:ascii="Calibri" w:hAnsi="Calibri" w:eastAsia="Calibri" w:cs="Calibri"/>
          <w:lang w:val="en-GB"/>
        </w:rPr>
        <w:t>/</w:t>
      </w:r>
      <w:r w:rsidRPr="006D27B1">
        <w:rPr>
          <w:rFonts w:ascii="Calibri" w:hAnsi="Calibri" w:eastAsia="Calibri" w:cs="Calibri"/>
        </w:rPr>
        <w:t> </w:t>
      </w:r>
    </w:p>
    <w:p w:rsidR="3DE0C612" w:rsidP="3DE0C612" w:rsidRDefault="3DE0C612" w14:paraId="1AE44981" w14:textId="78EBFF6C">
      <w:pPr>
        <w:spacing w:line="279" w:lineRule="auto"/>
        <w:ind w:left="1080"/>
        <w:rPr>
          <w:rFonts w:ascii="Calibri" w:hAnsi="Calibri" w:eastAsia="Calibri" w:cs="Calibri"/>
        </w:rPr>
      </w:pPr>
    </w:p>
    <w:p w:rsidR="00382576" w:rsidP="00382576" w:rsidRDefault="005B6A1B" w14:paraId="14E21C84" w14:textId="4EA9657D">
      <w:pPr>
        <w:pStyle w:val="Heading5"/>
      </w:pPr>
      <w:commentRangeStart w:id="78"/>
      <w:r>
        <w:t xml:space="preserve">File </w:t>
      </w:r>
      <w:r w:rsidR="00382576">
        <w:t>Naming Convention</w:t>
      </w:r>
      <w:commentRangeEnd w:id="78"/>
      <w:r w:rsidR="00CE3540">
        <w:rPr>
          <w:rStyle w:val="CommentReference"/>
          <w:sz w:val="22"/>
          <w:szCs w:val="22"/>
        </w:rPr>
        <w:commentReference w:id="78"/>
      </w:r>
    </w:p>
    <w:p w:rsidR="007C2C44" w:rsidP="007C2C44" w:rsidRDefault="007C2C44" w14:paraId="1064BB49" w14:textId="62FC28E3">
      <w:pPr>
        <w:ind w:left="1008"/>
      </w:pPr>
      <w:r w:rsidR="007C2C44">
        <w:rPr/>
        <w:t>SDS requires all incoming files to follow a consistent and clearly defined naming convention to ensure accurate processing, tracking, and error prevention. File names should be unique, structured, and easily traceable. SDS strongly recommends including a date and timestamp (formatted as YYYYMMDD_HHMMSS) along with other relevant identifiers such as GHI Benefits name, document type, or batch ID. This helps avoid processing delays, misrouting, and downstream reconciliation issues.</w:t>
      </w:r>
      <w:r w:rsidR="007C2C44">
        <w:rPr/>
      </w:r>
      <w:r w:rsidR="007C2C44">
        <w:rPr/>
      </w:r>
      <w:r w:rsidR="42C825BB">
        <w:rPr/>
      </w:r>
      <w:r w:rsidR="007C2C44">
        <w:rPr/>
      </w:r>
    </w:p>
    <w:p w:rsidR="00493E42" w:rsidP="00493E42" w:rsidRDefault="007C2C44" w14:paraId="790DAD94" w14:textId="066954D9">
      <w:pPr>
        <w:ind w:left="1008"/>
      </w:pPr>
      <w:r w:rsidR="007C2C44">
        <w:rPr/>
        <w:t>Files that are improperly formatted or contain duplicate file names within the processing window will be automatically rejected to prevent reprocessing, data integrity issues, or unintended overwrites. Rejected files will be flagged through exception monitoring and reported to the GHI Benefits for correction and resubmission. Exception handling rules should be documented in the Exception Monitoring section of this BRD.</w:t>
      </w:r>
      <w:r w:rsidR="007C2C44">
        <w:rPr/>
      </w:r>
      <w:r w:rsidR="007C2C44">
        <w:rPr/>
      </w:r>
      <w:r w:rsidR="42C825BB">
        <w:rPr/>
      </w:r>
      <w:r w:rsidR="007C2C44">
        <w:rPr/>
      </w:r>
      <w:r w:rsidR="00185D91">
        <w:rPr/>
      </w:r>
      <w:r w:rsidR="00493E42">
        <w:rPr/>
      </w:r>
    </w:p>
    <w:p w:rsidR="007C2C44" w:rsidP="007C2C44" w:rsidRDefault="007C2C44" w14:paraId="50C78B51" w14:textId="351811E3">
      <w:pPr>
        <w:ind w:left="1008"/>
      </w:pPr>
      <w:r>
        <w:t>For this implementation, the required file naming convention</w:t>
      </w:r>
      <w:r w:rsidR="006D27B1">
        <w:t>s</w:t>
      </w:r>
      <w:r>
        <w:t xml:space="preserve"> </w:t>
      </w:r>
      <w:r w:rsidR="006D27B1">
        <w:t>are</w:t>
      </w:r>
      <w:r>
        <w:t>:</w:t>
      </w:r>
    </w:p>
    <w:p w:rsidR="653F0126" w:rsidP="69EA4FD1" w:rsidRDefault="653F0126" w14:paraId="2573C6E0" w14:textId="0A4DE254">
      <w:pPr>
        <w:ind w:left="1008"/>
        <w:rPr>
          <w:b/>
          <w:bCs/>
          <w:u w:val="single"/>
        </w:rPr>
      </w:pPr>
      <w:r w:rsidRPr="69EA4FD1">
        <w:rPr>
          <w:b/>
          <w:bCs/>
          <w:u w:val="single"/>
        </w:rPr>
        <w:t>Member Eligibility:</w:t>
      </w:r>
    </w:p>
    <w:p w:rsidR="653F0126" w:rsidP="69EA4FD1" w:rsidRDefault="00C80E08" w14:paraId="48B86234" w14:textId="26A3A7AE">
      <w:pPr>
        <w:ind w:left="1008"/>
      </w:pPr>
      <w:r w:rsidR="67167B1F">
        <w:rPr/>
        <w:t xml:space="preserve">GHI Benefits_SDS_&lt;Line of Business&gt;_&lt;DateTimeStamp&gt;.dat </w:t>
      </w:r>
      <w:r w:rsidR="653F0126">
        <w:rPr/>
      </w:r>
      <w:r w:rsidR="653F0126">
        <w:rPr/>
      </w:r>
      <w:r w:rsidR="653F0126">
        <w:rPr/>
      </w:r>
      <w:r w:rsidR="653F0126">
        <w:rPr/>
      </w:r>
      <w:r w:rsidR="653F0126">
        <w:rPr/>
      </w:r>
      <w:r w:rsidR="653F0126">
        <w:rPr/>
      </w:r>
    </w:p>
    <w:p w:rsidR="653F0126" w:rsidP="69EA4FD1" w:rsidRDefault="653F0126" w14:paraId="4D1EC4B8" w14:textId="184D3C65">
      <w:pPr>
        <w:pStyle w:val="ListParagraph"/>
        <w:numPr>
          <w:ilvl w:val="0"/>
          <w:numId w:val="3"/>
        </w:numPr>
      </w:pPr>
      <w:r>
        <w:t xml:space="preserve">&lt;Line of Business&gt; </w:t>
      </w:r>
    </w:p>
    <w:p w:rsidR="653F0126" w:rsidP="69EA4FD1" w:rsidRDefault="653F0126" w14:paraId="70E30339" w14:textId="671973FD">
      <w:pPr>
        <w:pStyle w:val="ListParagraph"/>
        <w:numPr>
          <w:ilvl w:val="1"/>
          <w:numId w:val="3"/>
        </w:numPr>
      </w:pPr>
      <w:r>
        <w:t xml:space="preserve">This will either be COMMERCIAL or MEDICAID </w:t>
      </w:r>
    </w:p>
    <w:p w:rsidR="653F0126" w:rsidP="69EA4FD1" w:rsidRDefault="653F0126" w14:paraId="756BFFC0" w14:textId="23E0819F">
      <w:pPr>
        <w:pStyle w:val="ListParagraph"/>
        <w:numPr>
          <w:ilvl w:val="0"/>
          <w:numId w:val="2"/>
        </w:numPr>
      </w:pPr>
      <w:r>
        <w:t xml:space="preserve">&lt;DateTimeStamp&gt; </w:t>
      </w:r>
    </w:p>
    <w:p w:rsidR="653F0126" w:rsidP="69EA4FD1" w:rsidRDefault="051A5A65" w14:paraId="5FA04FB6" w14:textId="1BF6C3B4">
      <w:pPr>
        <w:pStyle w:val="ListParagraph"/>
        <w:numPr>
          <w:ilvl w:val="1"/>
          <w:numId w:val="2"/>
        </w:numPr>
      </w:pPr>
      <w:r>
        <w:t>Y</w:t>
      </w:r>
      <w:r w:rsidR="653F0126">
        <w:t>ymmddhhMMss</w:t>
      </w:r>
    </w:p>
    <w:p w:rsidR="7853AFBE" w:rsidP="7AC75339" w:rsidRDefault="7853AFBE" w14:paraId="786AD2A9" w14:textId="2FE51EFE">
      <w:pPr>
        <w:ind w:left="1008"/>
        <w:rPr>
          <w:b/>
          <w:bCs/>
          <w:u w:val="single"/>
        </w:rPr>
      </w:pPr>
      <w:commentRangeStart w:id="79"/>
      <w:commentRangeStart w:id="80"/>
      <w:r w:rsidRPr="7AC75339">
        <w:rPr>
          <w:b/>
          <w:bCs/>
          <w:u w:val="single"/>
        </w:rPr>
        <w:t>Acknowledgements:</w:t>
      </w:r>
      <w:commentRangeEnd w:id="79"/>
      <w:r w:rsidR="00CF38C7">
        <w:rPr>
          <w:rStyle w:val="CommentReference"/>
          <w:b/>
          <w:bCs/>
          <w:sz w:val="22"/>
          <w:szCs w:val="22"/>
          <w:u w:val="single"/>
        </w:rPr>
        <w:commentReference w:id="79"/>
      </w:r>
      <w:commentRangeEnd w:id="80"/>
      <w:r>
        <w:rPr>
          <w:rStyle w:val="CommentReference"/>
        </w:rPr>
        <w:commentReference w:id="80"/>
      </w:r>
    </w:p>
    <w:p w:rsidR="3D83A52A" w:rsidP="7AC75339" w:rsidRDefault="3D83A52A" w14:paraId="7B1487DA" w14:textId="63B023F2">
      <w:pPr>
        <w:ind w:left="1008"/>
      </w:pPr>
      <w:r>
        <w:t xml:space="preserve">Acknowledgements will be picked up from the /in/EDI/999 folder regardless of </w:t>
      </w:r>
      <w:r w:rsidR="76305831">
        <w:t>the naming</w:t>
      </w:r>
      <w:r>
        <w:t xml:space="preserve"> convention. The only requirem</w:t>
      </w:r>
      <w:r w:rsidR="11AA38BA">
        <w:t xml:space="preserve">ent is that </w:t>
      </w:r>
      <w:r>
        <w:t xml:space="preserve">the file extension is </w:t>
      </w:r>
      <w:r w:rsidR="282C2FFD">
        <w:t>‘</w:t>
      </w:r>
      <w:r>
        <w:t>.999</w:t>
      </w:r>
      <w:r w:rsidR="44CBEE6D">
        <w:t>’</w:t>
      </w:r>
      <w:r w:rsidR="60C51485">
        <w:t xml:space="preserve">. </w:t>
      </w:r>
    </w:p>
    <w:p w:rsidRPr="00E86781" w:rsidR="006D27B1" w:rsidP="7AC75339" w:rsidRDefault="00E86781" w14:paraId="12494F3D" w14:textId="359C9745">
      <w:pPr>
        <w:ind w:left="1008"/>
        <w:rPr>
          <w:u w:val="single"/>
        </w:rPr>
      </w:pPr>
      <w:r w:rsidRPr="00E86781">
        <w:rPr>
          <w:b/>
          <w:bCs/>
          <w:u w:val="single"/>
        </w:rPr>
        <w:t>Scanned Batches</w:t>
      </w:r>
      <w:r w:rsidRPr="00E86781">
        <w:rPr>
          <w:u w:val="single"/>
        </w:rPr>
        <w:t>:</w:t>
      </w:r>
    </w:p>
    <w:p w:rsidRPr="00E86781" w:rsidR="00E86781" w:rsidP="7AC75339" w:rsidRDefault="00E86781" w14:paraId="40773176" w14:textId="514F0BA8">
      <w:pPr>
        <w:ind w:left="1008"/>
        <w:rPr>
          <w:color w:val="EE0000"/>
        </w:rPr>
      </w:pPr>
      <w:r w:rsidRPr="00E86781">
        <w:rPr>
          <w:color w:val="EE0000"/>
          <w:highlight w:val="yellow"/>
        </w:rPr>
        <w:lastRenderedPageBreak/>
        <w:t>[Insert specs from Lucas]</w:t>
      </w:r>
    </w:p>
    <w:p w:rsidR="00382576" w:rsidP="00382576" w:rsidRDefault="00382576" w14:paraId="402162DC" w14:textId="4DB6A16D">
      <w:pPr>
        <w:pStyle w:val="Heading5"/>
      </w:pPr>
      <w:commentRangeStart w:id="81"/>
      <w:r>
        <w:t>File Size</w:t>
      </w:r>
      <w:r w:rsidR="00723146">
        <w:t xml:space="preserve"> Limitations</w:t>
      </w:r>
      <w:commentRangeEnd w:id="81"/>
      <w:r w:rsidR="00213ED6">
        <w:rPr>
          <w:rStyle w:val="CommentReference"/>
          <w:sz w:val="22"/>
          <w:szCs w:val="22"/>
        </w:rPr>
        <w:commentReference w:id="81"/>
      </w:r>
    </w:p>
    <w:p w:rsidR="003931FC" w:rsidP="003931FC" w:rsidRDefault="003931FC" w14:paraId="3CE6A2AB" w14:textId="0F88A2EE">
      <w:pPr>
        <w:ind w:left="1008"/>
      </w:pPr>
      <w:r>
        <w:t xml:space="preserve">To ensure efficient file transfer, system performance, and timely processing, SDS recommends limiting individual file sizes to an optimal threshold. Extremely large files can cause delays in intake, increase the risk of transfer failure, and negatively impact downstream processing workflows. While SDS can accommodate large file </w:t>
      </w:r>
      <w:r w:rsidR="004210AB">
        <w:t>sizes,</w:t>
      </w:r>
      <w:r>
        <w:t xml:space="preserve"> when necessary, expectations should be clearly defined to avoid interruptions.</w:t>
      </w:r>
    </w:p>
    <w:p w:rsidR="003931FC" w:rsidP="003931FC" w:rsidRDefault="003931FC" w14:paraId="76FB50BC" w14:textId="7A1A1006">
      <w:pPr>
        <w:ind w:left="1008"/>
      </w:pPr>
      <w:r>
        <w:t>For this implementation, the maximum supported file size is:</w:t>
      </w:r>
      <w:r w:rsidR="00213ED6">
        <w:t xml:space="preserve"> </w:t>
      </w:r>
      <w:commentRangeStart w:id="82"/>
      <w:r w:rsidRPr="00E86539" w:rsidR="00213ED6">
        <w:rPr>
          <w:b/>
          <w:bCs/>
        </w:rPr>
        <w:t>2GB</w:t>
      </w:r>
      <w:commentRangeEnd w:id="82"/>
      <w:r w:rsidR="00024CB2">
        <w:rPr>
          <w:rStyle w:val="CommentReference"/>
          <w:sz w:val="22"/>
          <w:szCs w:val="22"/>
        </w:rPr>
        <w:commentReference w:id="82"/>
      </w:r>
    </w:p>
    <w:p w:rsidR="00382576" w:rsidP="00382576" w:rsidRDefault="00382576" w14:paraId="76E1B092" w14:textId="6C051217">
      <w:pPr>
        <w:pStyle w:val="Heading5"/>
      </w:pPr>
      <w:commentRangeStart w:id="83"/>
      <w:r>
        <w:t xml:space="preserve">Delivery </w:t>
      </w:r>
      <w:r w:rsidR="00D73B8E">
        <w:t>Type</w:t>
      </w:r>
      <w:commentRangeEnd w:id="83"/>
      <w:r>
        <w:rPr>
          <w:rStyle w:val="CommentReference"/>
          <w:sz w:val="22"/>
          <w:szCs w:val="22"/>
        </w:rPr>
        <w:commentReference w:id="83"/>
      </w:r>
    </w:p>
    <w:p w:rsidR="00955C4A" w:rsidP="00AC3FDE" w:rsidRDefault="00955C4A" w14:paraId="5B3972BD" w14:textId="132A7F04">
      <w:pPr>
        <w:ind w:left="1008"/>
      </w:pPr>
      <w:r w:rsidR="00955C4A">
        <w:rPr/>
        <w:t>SDS supports both batch-based and near real-time delivery models via SFTP. SDS polls the SFTP directory every 20 minutes to check for newly submitted files, enabling frequent intake without manual triggers. GHI Benefitss have full control over when and how often they post files to SFTP, but critical files, such as member eligibility and provider files, require clearly defined delivery expectations. For these file types, SDS relies on timely and complete delivery to maintain downstream integrity and automation. GHI Benefitss should establish thresholds and fallback rules to manage exceptions (e.g., missing or abnormally small files). Exception handling rules, such as triggering alerts or continuing to use the prior day's file, should be documented in the Exception Monitoring section of this BRD.</w:t>
      </w:r>
      <w:r w:rsidR="00DF03CF">
        <w:rPr/>
      </w:r>
      <w:r w:rsidR="00955C4A">
        <w:rPr/>
      </w:r>
      <w:r w:rsidR="00955C4A">
        <w:rPr/>
      </w:r>
      <w:r w:rsidR="00955C4A">
        <w:rPr/>
      </w:r>
      <w:r w:rsidR="38F6E800">
        <w:rPr/>
      </w:r>
      <w:r w:rsidR="00955C4A">
        <w:rPr/>
      </w:r>
      <w:r w:rsidR="00F022E6">
        <w:rPr/>
      </w:r>
      <w:r w:rsidR="00955C4A">
        <w:rPr/>
      </w:r>
      <w:r w:rsidR="00F022E6">
        <w:rPr/>
      </w:r>
      <w:r w:rsidR="00955C4A">
        <w:rPr/>
      </w:r>
      <w:r w:rsidR="00F022E6">
        <w:rPr/>
      </w:r>
      <w:r w:rsidR="00955C4A">
        <w:rPr/>
      </w:r>
      <w:r w:rsidR="00955C4A">
        <w:rPr/>
      </w:r>
      <w:r w:rsidR="00955C4A">
        <w:rPr/>
      </w:r>
      <w:r w:rsidR="38F6E800">
        <w:rPr/>
      </w:r>
      <w:r w:rsidR="00955C4A">
        <w:rPr/>
      </w:r>
      <w:r w:rsidR="00955C4A">
        <w:rPr/>
      </w:r>
      <w:r w:rsidR="00955C4A">
        <w:rPr/>
      </w:r>
      <w:r w:rsidR="00955C4A">
        <w:rPr/>
      </w:r>
      <w:r w:rsidR="00955C4A">
        <w:rPr/>
      </w:r>
    </w:p>
    <w:p w:rsidR="00955C4A" w:rsidP="00955C4A" w:rsidRDefault="00955C4A" w14:paraId="45F3A70F" w14:textId="79BE42B7">
      <w:pPr>
        <w:ind w:left="1008"/>
        <w:rPr>
          <w:ins w:author="Ann Dion" w:date="2026-01-05T10:29:00Z" w16du:dateUtc="2026-01-05T16:29:00Z" w:id="84"/>
        </w:rPr>
      </w:pPr>
      <w:r>
        <w:t xml:space="preserve">For this implementation, the expected delivery </w:t>
      </w:r>
      <w:del w:author="Ann Dion" w:date="2026-01-05T10:29:00Z" w16du:dateUtc="2026-01-05T16:29:00Z" w:id="85">
        <w:r w:rsidDel="00BF62E5">
          <w:delText xml:space="preserve">type </w:delText>
        </w:r>
      </w:del>
      <w:ins w:author="Ann Dion" w:date="2026-01-05T10:29:00Z" w16du:dateUtc="2026-01-05T16:29:00Z" w:id="86">
        <w:r w:rsidR="00BF62E5">
          <w:t xml:space="preserve">frequencies </w:t>
        </w:r>
      </w:ins>
      <w:r>
        <w:t>and schedule</w:t>
      </w:r>
      <w:ins w:author="Ann Dion" w:date="2026-01-05T10:29:00Z" w16du:dateUtc="2026-01-05T16:29:00Z" w:id="87">
        <w:r w:rsidR="00BF62E5">
          <w:t>s</w:t>
        </w:r>
      </w:ins>
      <w:r>
        <w:t xml:space="preserve"> </w:t>
      </w:r>
      <w:r w:rsidR="005A0D5D">
        <w:t>are</w:t>
      </w:r>
      <w:r>
        <w:t>:</w:t>
      </w:r>
    </w:p>
    <w:tbl>
      <w:tblPr>
        <w:tblW w:w="0" w:type="auto"/>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53"/>
        <w:gridCol w:w="1085"/>
        <w:gridCol w:w="1390"/>
      </w:tblGrid>
      <w:tr w:rsidRPr="00BF62E5" w:rsidR="00BF62E5" w:rsidTr="00BF62E5" w14:paraId="3812E433" w14:textId="77777777">
        <w:trPr>
          <w:trHeight w:val="300"/>
          <w:jc w:val="center"/>
        </w:trPr>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768497" w14:textId="77777777">
            <w:r w:rsidRPr="00BF62E5">
              <w:rPr>
                <w:b/>
                <w:bCs/>
              </w:rPr>
              <w:t>Inbound File</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63C957B1" w14:textId="77777777">
            <w:r w:rsidRPr="00BF62E5">
              <w:rPr>
                <w:b/>
                <w:bCs/>
              </w:rPr>
              <w:t>Frequency</w:t>
            </w:r>
            <w:r w:rsidRPr="00BF62E5">
              <w:t> </w:t>
            </w:r>
          </w:p>
        </w:tc>
        <w:tc>
          <w:tcPr>
            <w:tcW w:w="0" w:type="auto"/>
            <w:tcBorders>
              <w:top w:val="single" w:color="auto" w:sz="6" w:space="0"/>
              <w:left w:val="single" w:color="auto" w:sz="6" w:space="0"/>
              <w:bottom w:val="single" w:color="auto" w:sz="6" w:space="0"/>
              <w:right w:val="single" w:color="auto" w:sz="6" w:space="0"/>
            </w:tcBorders>
            <w:shd w:val="clear" w:color="auto" w:fill="0070C0"/>
            <w:vAlign w:val="center"/>
            <w:hideMark/>
          </w:tcPr>
          <w:p w:rsidRPr="00BF62E5" w:rsidR="00BF62E5" w:rsidP="00BF62E5" w:rsidRDefault="00BF62E5" w14:paraId="3E35FC0A" w14:textId="77777777">
            <w:r w:rsidRPr="00BF62E5">
              <w:rPr>
                <w:b/>
                <w:bCs/>
              </w:rPr>
              <w:t>Time</w:t>
            </w:r>
            <w:r w:rsidRPr="00BF62E5">
              <w:t> </w:t>
            </w:r>
          </w:p>
        </w:tc>
      </w:tr>
      <w:tr w:rsidRPr="00BF62E5" w:rsidR="00BF62E5" w:rsidTr="00BF62E5" w14:paraId="55070836"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7C946D4" w14:textId="0FC13220">
            <w:commentRangeStart w:id="88"/>
            <w:commentRangeStart w:id="89"/>
            <w:r>
              <w:t>Eligibility File</w:t>
            </w:r>
            <w:r w:rsidRPr="00BF62E5">
              <w:t> </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FAF05BD" w14:textId="0B9B4CED">
            <w:r>
              <w:t>Daily</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487BEB84" w14:textId="32D9E503">
            <w:r w:rsidRPr="00335299">
              <w:rPr>
                <w:color w:val="EE0000"/>
                <w:highlight w:val="yellow"/>
              </w:rPr>
              <w:t>TBD</w:t>
            </w:r>
            <w:commentRangeEnd w:id="88"/>
            <w:r w:rsidRPr="00BF62E5" w:rsidR="006B24ED">
              <w:rPr>
                <w:rStyle w:val="CommentReference"/>
                <w:sz w:val="22"/>
                <w:szCs w:val="22"/>
              </w:rPr>
              <w:commentReference w:id="88"/>
            </w:r>
            <w:commentRangeEnd w:id="89"/>
            <w:r>
              <w:rPr>
                <w:rStyle w:val="CommentReference"/>
              </w:rPr>
              <w:commentReference w:id="89"/>
            </w:r>
          </w:p>
        </w:tc>
      </w:tr>
      <w:tr w:rsidRPr="00BF62E5" w:rsidR="00BF62E5" w:rsidTr="00BF62E5" w14:paraId="7370EB08" w14:textId="77777777">
        <w:trPr>
          <w:trHeight w:val="405"/>
          <w:jc w:val="center"/>
        </w:trPr>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09D2D09E" w14:textId="34DCE26D">
            <w:r>
              <w:t>999 Acknowledgements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BF62E5" w:rsidP="00BF62E5" w:rsidRDefault="00BF62E5" w14:paraId="7799FE6F" w14:textId="07F9C92E">
            <w:r>
              <w:t xml:space="preserve">As </w:t>
            </w:r>
            <w:r w:rsidR="00335299">
              <w:t>Available</w:t>
            </w:r>
          </w:p>
        </w:tc>
        <w:tc>
          <w:tcPr>
            <w:tcW w:w="0" w:type="auto"/>
            <w:tcBorders>
              <w:top w:val="single" w:color="auto" w:sz="6" w:space="0"/>
              <w:left w:val="single" w:color="auto" w:sz="6" w:space="0"/>
              <w:bottom w:val="single" w:color="auto" w:sz="6" w:space="0"/>
              <w:right w:val="single" w:color="auto" w:sz="6" w:space="0"/>
            </w:tcBorders>
            <w:vAlign w:val="center"/>
            <w:hideMark/>
          </w:tcPr>
          <w:p w:rsidRPr="00BF62E5" w:rsidR="008B1584" w:rsidP="00BF62E5" w:rsidRDefault="00335299" w14:paraId="69C2DBA3" w14:textId="764CB1A1">
            <w:r>
              <w:t>[TBD - delivery frequency not yet confirmed]</w:t>
            </w:r>
          </w:p>
        </w:tc>
      </w:tr>
    </w:tbl>
    <w:p w:rsidRPr="00E86539" w:rsidR="001E4425" w:rsidDel="002C3FE3" w:rsidP="00E86539" w:rsidRDefault="001E4425" w14:paraId="528D2994" w14:textId="529B3821">
      <w:pPr>
        <w:rPr>
          <w:del w:author="Ann Dion" w:date="2026-01-05T10:31:00Z" w16du:dateUtc="2026-01-05T16:31:00Z" w:id="90"/>
          <w:highlight w:val="yellow"/>
        </w:rPr>
      </w:pPr>
    </w:p>
    <w:p w:rsidR="00382576" w:rsidP="00382576" w:rsidRDefault="00382576" w14:paraId="1E6D6987" w14:textId="72663F78">
      <w:pPr>
        <w:pStyle w:val="Heading5"/>
      </w:pPr>
      <w:commentRangeStart w:id="91"/>
      <w:r>
        <w:t xml:space="preserve">Exception </w:t>
      </w:r>
      <w:r w:rsidR="00493E42">
        <w:t>Monitoring</w:t>
      </w:r>
      <w:commentRangeEnd w:id="91"/>
      <w:r>
        <w:rPr>
          <w:rStyle w:val="CommentReference"/>
          <w:sz w:val="22"/>
          <w:szCs w:val="22"/>
        </w:rPr>
        <w:commentReference w:id="91"/>
      </w:r>
    </w:p>
    <w:p w:rsidR="007B6990" w:rsidP="007B6990" w:rsidRDefault="007B6990" w14:paraId="602A37DD" w14:textId="7E9CE543">
      <w:pPr>
        <w:ind w:left="1008"/>
      </w:pPr>
      <w:r w:rsidR="007B6990">
        <w:rPr/>
        <w:t>SDS offers robust exception monitoring to identify and proactively alert GHI Benefitss to issues that may disrupt processing, data integrity, or expected timelines. GHI Benefitss may define custom rules and thresholds for critical files, such as eligibility or provider data, including scenarios where files are not received by a defined time (e.g., membership file not received by 8:00 AM ET), file record counts decrease unexpectedly (e.g., &gt;80% reduction), or acknowledgments (e.g., 999, 277) are not returned within a specified window (e.g., 48 hours). When exceptions are triggered, SDS can send email notifications to GHI Benefits-defined distribution lists to ensure prompt awareness and resolution.</w:t>
      </w:r>
      <w:r w:rsidR="007B6990">
        <w:rPr/>
      </w:r>
      <w:r w:rsidR="007B6990">
        <w:rPr/>
      </w:r>
      <w:r w:rsidR="018B8EA1">
        <w:rPr/>
      </w:r>
      <w:r w:rsidR="007B6990">
        <w:rPr/>
      </w:r>
      <w:r w:rsidR="018B8EA1">
        <w:rPr/>
      </w:r>
      <w:r w:rsidR="007B6990">
        <w:rPr/>
      </w:r>
      <w:r w:rsidR="00A76517">
        <w:rPr/>
      </w:r>
      <w:r w:rsidR="007B6990">
        <w:rPr/>
      </w:r>
      <w:r w:rsidR="00A76517">
        <w:rPr/>
      </w:r>
      <w:r w:rsidR="007B6990">
        <w:rPr/>
      </w:r>
      <w:r w:rsidR="00A76517">
        <w:rPr/>
      </w:r>
      <w:r w:rsidR="007B6990">
        <w:rPr/>
      </w:r>
      <w:r w:rsidR="00A76517">
        <w:rPr/>
      </w:r>
      <w:r w:rsidR="007B6990">
        <w:rPr/>
      </w:r>
      <w:r w:rsidR="33EFCF61">
        <w:rPr/>
      </w:r>
      <w:r w:rsidR="007B6990">
        <w:rPr/>
      </w:r>
    </w:p>
    <w:p w:rsidR="007B6990" w:rsidP="007B6990" w:rsidRDefault="007B6990" w14:paraId="033AD9F4" w14:textId="4D4BDAAB">
      <w:pPr>
        <w:ind w:left="1008"/>
      </w:pPr>
      <w:r w:rsidR="007B6990">
        <w:rPr/>
        <w:t>In addition to email notifications, key alerts are prominently displayed on the homepage of the SDS QuickClaim portal, making exception status visible to all authorized users. This ensures broad visibility beyond just the recipients of the notifications. GHI Benefitss are responsible for defining the exception rules and providing distribution lists for critical alerts. Furthermore, SDS provides a set of standard notifications available to all GHI Benefitss, which can be enabled or disabled by a GHI Benefits administrator within the Access Management section of the portal via simple checkboxes.</w:t>
      </w:r>
      <w:r w:rsidR="44C41349">
        <w:rPr/>
      </w:r>
      <w:r w:rsidR="007B6990">
        <w:rPr/>
      </w:r>
      <w:r w:rsidR="007B6990">
        <w:rPr/>
      </w:r>
      <w:r w:rsidR="007B6990">
        <w:rPr/>
      </w:r>
      <w:r w:rsidR="00B81E49">
        <w:rPr/>
      </w:r>
      <w:r w:rsidR="007B6990">
        <w:rPr/>
      </w:r>
      <w:r w:rsidR="44C41349">
        <w:rPr/>
      </w:r>
      <w:r w:rsidR="007B6990">
        <w:rPr/>
      </w:r>
      <w:r w:rsidR="007B6990">
        <w:rPr/>
      </w:r>
      <w:r w:rsidR="169E4B49">
        <w:rPr/>
      </w:r>
      <w:r w:rsidR="007B6990">
        <w:rPr/>
      </w:r>
    </w:p>
    <w:p w:rsidR="007B6990" w:rsidP="007B6990" w:rsidRDefault="007B6990" w14:paraId="03C82842" w14:textId="77777777">
      <w:pPr>
        <w:ind w:left="1008"/>
      </w:pPr>
      <w:r>
        <w:t>For this implementation, the following exception monitoring rules and notification preferences will apply:</w:t>
      </w:r>
    </w:p>
    <w:tbl>
      <w:tblPr>
        <w:tblW w:w="10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97"/>
        <w:gridCol w:w="2827"/>
        <w:gridCol w:w="2730"/>
        <w:gridCol w:w="1705"/>
        <w:gridCol w:w="1704"/>
      </w:tblGrid>
      <w:tr w:rsidRPr="00C17F1A" w:rsidR="0023741F" w:rsidTr="45859D95" w14:paraId="58ECEDCB" w14:textId="77777777">
        <w:trPr>
          <w:trHeight w:val="332"/>
          <w:jc w:val="center"/>
        </w:trPr>
        <w:tc>
          <w:tcPr>
            <w:tcW w:w="0" w:type="auto"/>
            <w:shd w:val="clear" w:color="auto" w:fill="4472C4" w:themeFill="accent1"/>
            <w:tcMar/>
            <w:vAlign w:val="bottom"/>
            <w:hideMark/>
          </w:tcPr>
          <w:p w:rsidRPr="00C17F1A" w:rsidR="0023741F" w:rsidP="0056797D" w:rsidRDefault="0023741F" w14:paraId="0FA8FA64"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Exception Type</w:t>
            </w:r>
          </w:p>
        </w:tc>
        <w:tc>
          <w:tcPr>
            <w:tcW w:w="0" w:type="auto"/>
            <w:shd w:val="clear" w:color="auto" w:fill="4472C4" w:themeFill="accent1"/>
            <w:tcMar/>
            <w:vAlign w:val="bottom"/>
            <w:hideMark/>
          </w:tcPr>
          <w:p w:rsidRPr="00C17F1A" w:rsidR="0023741F" w:rsidP="0056797D" w:rsidRDefault="0023741F" w14:paraId="609A9270"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Trigger Condition</w:t>
            </w:r>
          </w:p>
        </w:tc>
        <w:tc>
          <w:tcPr>
            <w:tcW w:w="0" w:type="auto"/>
            <w:shd w:val="clear" w:color="auto" w:fill="4472C4" w:themeFill="accent1"/>
            <w:tcMar/>
            <w:vAlign w:val="bottom"/>
            <w:hideMark/>
          </w:tcPr>
          <w:p w:rsidRPr="00C17F1A" w:rsidR="0023741F" w:rsidP="0056797D" w:rsidRDefault="0023741F" w14:paraId="24F0B0CD"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Action Taken</w:t>
            </w:r>
          </w:p>
        </w:tc>
        <w:tc>
          <w:tcPr>
            <w:tcW w:w="0" w:type="auto"/>
            <w:shd w:val="clear" w:color="auto" w:fill="4472C4" w:themeFill="accent1"/>
            <w:tcMar/>
          </w:tcPr>
          <w:p w:rsidR="0023741F" w:rsidP="0056797D" w:rsidRDefault="0023741F" w14:paraId="64EBAEFA" w14:textId="5C60B153">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SDS Internal Alert</w:t>
            </w:r>
          </w:p>
        </w:tc>
        <w:tc>
          <w:tcPr>
            <w:tcW w:w="0" w:type="auto"/>
            <w:shd w:val="clear" w:color="auto" w:fill="4472C4" w:themeFill="accent1"/>
            <w:tcMar/>
            <w:vAlign w:val="bottom"/>
            <w:hideMark/>
          </w:tcPr>
          <w:p w:rsidRPr="00C17F1A" w:rsidR="0023741F" w:rsidP="0056797D" w:rsidRDefault="0023741F" w14:paraId="6F9241A3" w14:textId="77777777">
            <w:pPr>
              <w:spacing w:after="0" w:line="240" w:lineRule="auto"/>
              <w:rPr>
                <w:rFonts w:ascii="Aptos Narrow" w:hAnsi="Aptos Narrow" w:eastAsia="Times New Roman" w:cs="Times New Roman"/>
                <w:b/>
                <w:bCs/>
                <w:color w:val="FFFFFF" w:themeColor="background1"/>
                <w:kern w:val="0"/>
                <w14:ligatures w14:val="none"/>
              </w:rPr>
            </w:pPr>
            <w:r w:rsidRPr="00C17F1A">
              <w:rPr>
                <w:rFonts w:ascii="Aptos Narrow" w:hAnsi="Aptos Narrow" w:eastAsia="Times New Roman" w:cs="Times New Roman"/>
                <w:b/>
                <w:bCs/>
                <w:color w:val="FFFFFF" w:themeColor="background1"/>
                <w:kern w:val="0"/>
                <w14:ligatures w14:val="none"/>
              </w:rPr>
              <w:t>Notification Email(s)</w:t>
            </w:r>
          </w:p>
        </w:tc>
      </w:tr>
      <w:tr w:rsidRPr="00C17F1A" w:rsidR="0023741F" w:rsidTr="45859D95" w14:paraId="2EBCEE7E" w14:textId="77777777">
        <w:trPr>
          <w:trHeight w:val="1001"/>
          <w:jc w:val="center"/>
        </w:trPr>
        <w:tc>
          <w:tcPr>
            <w:tcW w:w="0" w:type="auto"/>
            <w:tcMar/>
            <w:vAlign w:val="center"/>
            <w:hideMark/>
          </w:tcPr>
          <w:p w:rsidRPr="0023741F" w:rsidR="0023741F" w:rsidP="0023741F" w:rsidRDefault="0023741F" w14:paraId="146B6E06" w14:textId="7777777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 xml:space="preserve">Critical File Not Received </w:t>
            </w:r>
          </w:p>
        </w:tc>
        <w:tc>
          <w:tcPr>
            <w:tcW w:w="0" w:type="auto"/>
            <w:tcMar/>
            <w:vAlign w:val="center"/>
            <w:hideMark/>
          </w:tcPr>
          <w:p w:rsidRPr="0023741F" w:rsidR="0023741F" w:rsidP="0023741F" w:rsidRDefault="0023741F" w14:paraId="78689785" w14:textId="6CEFFD5C">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sidRPr="0023741F">
              <w:rPr>
                <w:rFonts w:ascii="Aptos Narrow" w:hAnsi="Aptos Narrow" w:eastAsia="Times New Roman" w:cs="Times New Roman"/>
                <w:color w:val="000000"/>
                <w:kern w:val="0"/>
                <w14:ligatures w14:val="none"/>
              </w:rPr>
              <w:t xml:space="preserve"> not received for &gt;</w:t>
            </w:r>
            <w:r w:rsidR="008738AA">
              <w:rPr>
                <w:rFonts w:ascii="Aptos Narrow" w:hAnsi="Aptos Narrow" w:eastAsia="Times New Roman" w:cs="Times New Roman"/>
                <w:color w:val="000000"/>
                <w:kern w:val="0"/>
                <w14:ligatures w14:val="none"/>
              </w:rPr>
              <w:t xml:space="preserve"> 96</w:t>
            </w:r>
            <w:r w:rsidRPr="0023741F">
              <w:rPr>
                <w:rFonts w:ascii="Aptos Narrow" w:hAnsi="Aptos Narrow" w:eastAsia="Times New Roman" w:cs="Times New Roman"/>
                <w:color w:val="000000"/>
                <w:kern w:val="0"/>
                <w14:ligatures w14:val="none"/>
              </w:rPr>
              <w:t xml:space="preserve"> hours</w:t>
            </w:r>
            <w:r w:rsidR="00B76F7B">
              <w:rPr>
                <w:rFonts w:ascii="Aptos Narrow" w:hAnsi="Aptos Narrow" w:eastAsia="Times New Roman" w:cs="Times New Roman"/>
                <w:color w:val="000000"/>
                <w:kern w:val="0"/>
                <w14:ligatures w14:val="none"/>
              </w:rPr>
              <w:t>.</w:t>
            </w:r>
          </w:p>
        </w:tc>
        <w:tc>
          <w:tcPr>
            <w:tcW w:w="0" w:type="auto"/>
            <w:tcMar/>
            <w:vAlign w:val="center"/>
            <w:hideMark/>
          </w:tcPr>
          <w:p w:rsidRPr="0023741F" w:rsidR="0023741F" w:rsidP="0023741F" w:rsidRDefault="0023741F" w14:paraId="5F89C41F" w14:textId="33FA71C7">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Send alert to designated contacts</w:t>
            </w:r>
            <w:r w:rsidR="006C7B59">
              <w:rPr>
                <w:rFonts w:ascii="Aptos Narrow" w:hAnsi="Aptos Narrow" w:eastAsia="Times New Roman" w:cs="Times New Roman"/>
                <w:color w:val="000000"/>
                <w:kern w:val="0"/>
                <w14:ligatures w14:val="none"/>
              </w:rPr>
              <w:t>.</w:t>
            </w:r>
          </w:p>
        </w:tc>
        <w:tc>
          <w:tcPr>
            <w:tcW w:w="0" w:type="auto"/>
            <w:tcMar/>
            <w:vAlign w:val="center"/>
          </w:tcPr>
          <w:p w:rsidRPr="0023741F" w:rsidR="0023741F" w:rsidP="0023741F" w:rsidRDefault="0023741F" w14:paraId="302A5723" w14:textId="7ED42593">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hideMark/>
          </w:tcPr>
          <w:p w:rsidRPr="0023741F" w:rsidR="0023741F" w:rsidP="0023741F" w:rsidRDefault="0023741F" w14:paraId="023B0F0C" w14:textId="024BEABC">
            <w:pPr>
              <w:spacing w:after="0" w:line="240" w:lineRule="auto"/>
              <w:rPr>
                <w:rFonts w:ascii="Aptos Narrow" w:hAnsi="Aptos Narrow" w:eastAsia="Times New Roman" w:cs="Times New Roman"/>
                <w:color w:val="000000"/>
                <w:kern w:val="0"/>
                <w14:ligatures w14:val="none"/>
              </w:rPr>
            </w:pPr>
            <w:r w:rsidRPr="0023741F" w:rsidR="68BB6A6E">
              <w:rPr>
                <w:rFonts w:ascii="Aptos Narrow" w:hAnsi="Aptos Narrow" w:eastAsia="Times New Roman" w:cs="Times New Roman"/>
                <w:color w:val="000000"/>
                <w:kern w:val="0"/>
                <w:highlight w:val="yellow"/>
                <w14:ligatures w14:val="none"/>
              </w:rPr>
              <w:t>[GHI Benefits to supply distribution list]</w:t>
            </w:r>
            <w:r w:rsidR="050EC4FA">
              <w:rPr>
                <w:rFonts w:ascii="Aptos Narrow" w:hAnsi="Aptos Narrow" w:eastAsia="Times New Roman" w:cs="Times New Roman"/>
                <w:color w:val="000000"/>
                <w:kern w:val="0"/>
                <w:highlight w:val="yellow"/>
                <w14:ligatures w14:val="none"/>
              </w:rPr>
            </w:r>
            <w:r w:rsidRPr="0023741F" w:rsidR="68BB6A6E">
              <w:rPr>
                <w:rFonts w:ascii="Aptos Narrow" w:hAnsi="Aptos Narrow" w:eastAsia="Times New Roman" w:cs="Times New Roman"/>
                <w:color w:val="000000"/>
                <w:kern w:val="0"/>
                <w:highlight w:val="yellow"/>
                <w14:ligatures w14:val="none"/>
              </w:rPr>
            </w:r>
          </w:p>
        </w:tc>
      </w:tr>
      <w:tr w:rsidRPr="00C17F1A" w:rsidR="0023741F" w:rsidTr="45859D95" w14:paraId="5DF034D0" w14:textId="77777777">
        <w:trPr>
          <w:trHeight w:val="1001"/>
          <w:jc w:val="center"/>
        </w:trPr>
        <w:tc>
          <w:tcPr>
            <w:tcW w:w="0" w:type="auto"/>
            <w:tcMar/>
            <w:vAlign w:val="center"/>
          </w:tcPr>
          <w:p w:rsidRPr="0023741F" w:rsidR="0023741F" w:rsidP="0023741F" w:rsidRDefault="0023741F" w14:paraId="75D7FA8F" w14:textId="763DD65B">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Extract Volume Drop</w:t>
            </w:r>
          </w:p>
        </w:tc>
        <w:tc>
          <w:tcPr>
            <w:tcW w:w="0" w:type="auto"/>
            <w:tcMar/>
            <w:vAlign w:val="center"/>
          </w:tcPr>
          <w:p w:rsidRPr="0023741F" w:rsidR="0023741F" w:rsidP="0023741F" w:rsidRDefault="00707E80" w14:paraId="79B42805" w14:textId="26EA4D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 has &gt;10% fewer records than prior iteration.</w:t>
            </w:r>
          </w:p>
        </w:tc>
        <w:tc>
          <w:tcPr>
            <w:tcW w:w="0" w:type="auto"/>
            <w:tcMar/>
            <w:vAlign w:val="center"/>
          </w:tcPr>
          <w:p w:rsidRPr="0023741F" w:rsidR="0023741F" w:rsidP="0023741F" w:rsidRDefault="00707E80" w14:paraId="0F705390" w14:textId="6BFF92D7">
            <w:pPr>
              <w:spacing w:after="0" w:line="240" w:lineRule="auto"/>
              <w:rPr>
                <w:rFonts w:ascii="Aptos Narrow" w:hAnsi="Aptos Narrow" w:eastAsia="Times New Roman" w:cs="Times New Roman"/>
                <w:color w:val="000000"/>
                <w:kern w:val="0"/>
                <w14:ligatures w14:val="none"/>
              </w:rPr>
            </w:pPr>
            <w:r w:rsidR="4DE6ABE3">
              <w:rPr>
                <w:rFonts w:ascii="Aptos Narrow" w:hAnsi="Aptos Narrow" w:eastAsia="Times New Roman" w:cs="Times New Roman"/>
                <w:color w:val="000000"/>
                <w:kern w:val="0"/>
                <w14:ligatures w14:val="none"/>
              </w:rPr>
              <w:t>Hold file; send alert and continue using prior file iteration until GHI Benefits direction provided.</w:t>
            </w:r>
            <w:r w:rsidR="050EC4FA">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r w:rsidR="4DE6ABE3">
              <w:rPr>
                <w:rFonts w:ascii="Aptos Narrow" w:hAnsi="Aptos Narrow" w:eastAsia="Times New Roman" w:cs="Times New Roman"/>
                <w:color w:val="000000"/>
                <w:kern w:val="0"/>
                <w14:ligatures w14:val="none"/>
              </w:rPr>
            </w:r>
          </w:p>
        </w:tc>
        <w:tc>
          <w:tcPr>
            <w:tcW w:w="0" w:type="auto"/>
            <w:tcMar/>
            <w:vAlign w:val="center"/>
          </w:tcPr>
          <w:p w:rsidRPr="0023741F" w:rsidR="0023741F" w:rsidP="0023741F" w:rsidRDefault="00E10361" w14:paraId="634265A5" w14:textId="5E370CC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Yes – Support Ticket Created</w:t>
            </w:r>
          </w:p>
        </w:tc>
        <w:tc>
          <w:tcPr>
            <w:tcW w:w="0" w:type="auto"/>
            <w:tcMar/>
            <w:vAlign w:val="center"/>
          </w:tcPr>
          <w:p w:rsidRPr="0023741F" w:rsidR="0023741F" w:rsidP="0023741F" w:rsidRDefault="006F45DA" w14:paraId="05425CD6" w14:textId="789724D1">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[GHI Benefits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E10361" w:rsidTr="45859D95" w14:paraId="13116178" w14:textId="77777777">
        <w:trPr>
          <w:trHeight w:val="1001"/>
          <w:jc w:val="center"/>
        </w:trPr>
        <w:tc>
          <w:tcPr>
            <w:tcW w:w="0" w:type="auto"/>
            <w:tcMar/>
            <w:vAlign w:val="center"/>
          </w:tcPr>
          <w:p w:rsidR="00E10361" w:rsidP="0023741F" w:rsidRDefault="00E10361" w14:paraId="687319C7" w14:textId="7C46FA9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Corrupt Extract File</w:t>
            </w:r>
          </w:p>
        </w:tc>
        <w:tc>
          <w:tcPr>
            <w:tcW w:w="0" w:type="auto"/>
            <w:tcMar/>
            <w:vAlign w:val="center"/>
          </w:tcPr>
          <w:p w:rsidR="00E10361" w:rsidP="0023741F" w:rsidRDefault="0099267D" w14:paraId="22B0C8B4" w14:textId="059A2AF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SDS is unable to process the Eligibility File</w:t>
            </w:r>
            <w:r w:rsidR="00D823E4">
              <w:rPr>
                <w:rFonts w:ascii="Aptos Narrow" w:hAnsi="Aptos Narrow" w:eastAsia="Times New Roman" w:cs="Times New Roman"/>
                <w:color w:val="000000"/>
                <w:kern w:val="0"/>
                <w:vertAlign w:val="superscript"/>
                <w14:ligatures w14:val="none"/>
              </w:rPr>
              <w:t>1</w:t>
            </w:r>
            <w:r>
              <w:rPr>
                <w:rFonts w:ascii="Aptos Narrow" w:hAnsi="Aptos Narrow" w:eastAsia="Times New Roman" w:cs="Times New Roman"/>
                <w:color w:val="000000"/>
                <w:kern w:val="0"/>
                <w14:ligatures w14:val="none"/>
              </w:rPr>
              <w:t xml:space="preserve"> received.</w:t>
            </w:r>
          </w:p>
        </w:tc>
        <w:tc>
          <w:tcPr>
            <w:tcW w:w="0" w:type="auto"/>
            <w:tcMar/>
            <w:vAlign w:val="center"/>
          </w:tcPr>
          <w:p w:rsidR="00E10361" w:rsidP="0023741F" w:rsidRDefault="003C30B1" w14:paraId="731059F5" w14:textId="271AAF83">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Send alert to designated contacts and continue using prior file iteration. </w:t>
            </w:r>
          </w:p>
        </w:tc>
        <w:tc>
          <w:tcPr>
            <w:tcW w:w="0" w:type="auto"/>
            <w:tcMar/>
            <w:vAlign w:val="center"/>
          </w:tcPr>
          <w:p w:rsidR="00E10361" w:rsidP="0023741F" w:rsidRDefault="003C30B1" w14:paraId="55581186" w14:textId="3F77ED7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E10361" w:rsidP="0023741F" w:rsidRDefault="006F45DA" w14:paraId="2EA535E5" w14:textId="2F040CD2">
            <w:pPr>
              <w:spacing w:after="0" w:line="240" w:lineRule="auto"/>
              <w:rPr>
                <w:rFonts w:ascii="Aptos Narrow" w:hAnsi="Aptos Narrow" w:eastAsia="Times New Roman" w:cs="Times New Roman"/>
                <w:color w:val="000000"/>
                <w:kern w:val="0"/>
                <w:highlight w:val="yellow"/>
                <w14:ligatures w14:val="none"/>
              </w:rPr>
            </w:pPr>
            <w:r w:rsidRPr="0023741F" w:rsidR="1BE96F18">
              <w:rPr>
                <w:rFonts w:ascii="Aptos Narrow" w:hAnsi="Aptos Narrow" w:eastAsia="Times New Roman" w:cs="Times New Roman"/>
                <w:color w:val="000000"/>
                <w:kern w:val="0"/>
                <w:highlight w:val="yellow"/>
                <w14:ligatures w14:val="none"/>
              </w:rPr>
              <w:t>[GHI Benefits to supply distribution list]</w:t>
            </w:r>
            <w:r w:rsidR="41AA1182">
              <w:rPr>
                <w:rFonts w:ascii="Aptos Narrow" w:hAnsi="Aptos Narrow" w:eastAsia="Times New Roman" w:cs="Times New Roman"/>
                <w:color w:val="000000"/>
                <w:kern w:val="0"/>
                <w:highlight w:val="yellow"/>
                <w14:ligatures w14:val="none"/>
              </w:rPr>
            </w:r>
            <w:r w:rsidRPr="0023741F" w:rsidR="1BE96F18">
              <w:rPr>
                <w:rFonts w:ascii="Aptos Narrow" w:hAnsi="Aptos Narrow" w:eastAsia="Times New Roman" w:cs="Times New Roman"/>
                <w:color w:val="000000"/>
                <w:kern w:val="0"/>
                <w:highlight w:val="yellow"/>
                <w14:ligatures w14:val="none"/>
              </w:rPr>
            </w:r>
          </w:p>
        </w:tc>
      </w:tr>
      <w:tr w:rsidRPr="00C17F1A" w:rsidR="00D823E4" w:rsidTr="45859D95" w14:paraId="56268B8E" w14:textId="77777777">
        <w:trPr>
          <w:trHeight w:val="1001"/>
          <w:jc w:val="center"/>
        </w:trPr>
        <w:tc>
          <w:tcPr>
            <w:tcW w:w="0" w:type="auto"/>
            <w:tcMar/>
            <w:vAlign w:val="center"/>
          </w:tcPr>
          <w:p w:rsidR="00D823E4" w:rsidP="00D823E4" w:rsidRDefault="00D823E4" w14:paraId="1879F847" w14:textId="1453AC1A">
            <w:pPr>
              <w:spacing w:after="0" w:line="240" w:lineRule="auto"/>
              <w:rPr>
                <w:rFonts w:ascii="Aptos Narrow" w:hAnsi="Aptos Narrow" w:eastAsia="Times New Roman" w:cs="Times New Roman"/>
                <w:color w:val="000000"/>
                <w:kern w:val="0"/>
                <w14:ligatures w14:val="none"/>
              </w:rPr>
            </w:pPr>
            <w:commentRangeStart w:id="92"/>
            <w:r>
              <w:rPr>
                <w:rFonts w:ascii="Aptos Narrow" w:hAnsi="Aptos Narrow" w:eastAsia="Times New Roman" w:cs="Times New Roman"/>
                <w:color w:val="000000"/>
                <w:kern w:val="0"/>
                <w14:ligatures w14:val="none"/>
              </w:rPr>
              <w:t>Missing Acknowledgment</w:t>
            </w:r>
            <w:commentRangeEnd w:id="92"/>
            <w:r w:rsidR="00EC341B">
              <w:rPr>
                <w:rStyle w:val="CommentReference"/>
                <w:rFonts w:ascii="Aptos Narrow" w:hAnsi="Aptos Narrow" w:eastAsia="Times New Roman" w:cs="Times New Roman"/>
                <w:color w:val="000000"/>
                <w:kern w:val="0"/>
                <w:sz w:val="22"/>
                <w:szCs w:val="22"/>
                <w14:ligatures w14:val="none"/>
              </w:rPr>
              <w:commentReference w:id="92"/>
            </w:r>
          </w:p>
        </w:tc>
        <w:tc>
          <w:tcPr>
            <w:tcW w:w="0" w:type="auto"/>
            <w:tcMar/>
            <w:vAlign w:val="center"/>
          </w:tcPr>
          <w:p w:rsidR="00D823E4" w:rsidP="00D823E4" w:rsidRDefault="00D823E4" w14:paraId="1A366EF9" w14:textId="40D5AC5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Acknowledgement not received for &gt; </w:t>
            </w:r>
            <w:r w:rsidR="00B23640">
              <w:rPr>
                <w:rFonts w:ascii="Aptos Narrow" w:hAnsi="Aptos Narrow" w:eastAsia="Times New Roman" w:cs="Times New Roman"/>
                <w:color w:val="000000"/>
                <w:kern w:val="0"/>
                <w14:ligatures w14:val="none"/>
              </w:rPr>
              <w:t>24</w:t>
            </w:r>
            <w:r>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354BFC42" w14:textId="481E421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F19337D" w14:textId="5F339C09">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44D90F23" w14:textId="69E253D7">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[GHI Benefits to supply distribution list]</w:t>
            </w:r>
            <w:r w:rsidR="1A013ED4">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4B0438C9" w14:textId="77777777">
        <w:trPr>
          <w:trHeight w:val="1001"/>
          <w:jc w:val="center"/>
        </w:trPr>
        <w:tc>
          <w:tcPr>
            <w:tcW w:w="0" w:type="auto"/>
            <w:tcMar/>
            <w:vAlign w:val="center"/>
          </w:tcPr>
          <w:p w:rsidR="00D823E4" w:rsidP="00D823E4" w:rsidRDefault="00040C20" w14:paraId="48D42461" w14:textId="249CE3B8">
            <w:pPr>
              <w:spacing w:after="0" w:line="240" w:lineRule="auto"/>
              <w:rPr>
                <w:rFonts w:ascii="Aptos Narrow" w:hAnsi="Aptos Narrow" w:eastAsia="Times New Roman" w:cs="Times New Roman"/>
                <w:color w:val="000000"/>
                <w:kern w:val="0"/>
                <w14:ligatures w14:val="none"/>
              </w:rPr>
            </w:pPr>
            <w:commentRangeStart w:id="93"/>
            <w:r>
              <w:rPr>
                <w:rFonts w:ascii="Aptos Narrow" w:hAnsi="Aptos Narrow" w:eastAsia="Times New Roman" w:cs="Times New Roman"/>
                <w:color w:val="000000"/>
                <w:kern w:val="0"/>
                <w14:ligatures w14:val="none"/>
              </w:rPr>
              <w:t>No</w:t>
            </w:r>
            <w:r w:rsidR="00D823E4">
              <w:rPr>
                <w:rFonts w:ascii="Aptos Narrow" w:hAnsi="Aptos Narrow" w:eastAsia="Times New Roman" w:cs="Times New Roman"/>
                <w:color w:val="000000"/>
                <w:kern w:val="0"/>
                <w14:ligatures w14:val="none"/>
              </w:rPr>
              <w:t xml:space="preserve"> Scanned Volume </w:t>
            </w:r>
            <w:commentRangeEnd w:id="93"/>
            <w:r w:rsidR="00846DA2">
              <w:rPr>
                <w:rStyle w:val="CommentReference"/>
                <w:rFonts w:ascii="Aptos Narrow" w:hAnsi="Aptos Narrow" w:eastAsia="Times New Roman" w:cs="Times New Roman"/>
                <w:color w:val="000000"/>
                <w:kern w:val="0"/>
                <w:sz w:val="22"/>
                <w:szCs w:val="22"/>
                <w14:ligatures w14:val="none"/>
              </w:rPr>
              <w:commentReference w:id="93"/>
            </w:r>
          </w:p>
        </w:tc>
        <w:tc>
          <w:tcPr>
            <w:tcW w:w="0" w:type="auto"/>
            <w:tcMar/>
            <w:vAlign w:val="center"/>
          </w:tcPr>
          <w:p w:rsidR="00D823E4" w:rsidP="00D823E4" w:rsidRDefault="00040C20" w14:paraId="0D847A14" w14:textId="5FA7D7E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 n</w:t>
            </w:r>
            <w:r w:rsidR="00D823E4">
              <w:rPr>
                <w:rFonts w:ascii="Aptos Narrow" w:hAnsi="Aptos Narrow" w:eastAsia="Times New Roman" w:cs="Times New Roman"/>
                <w:color w:val="000000"/>
                <w:kern w:val="0"/>
                <w14:ligatures w14:val="none"/>
              </w:rPr>
              <w:t xml:space="preserve">ew scanned volume received for &gt; </w:t>
            </w:r>
            <w:r w:rsidR="00357BB6">
              <w:rPr>
                <w:rFonts w:ascii="Aptos Narrow" w:hAnsi="Aptos Narrow" w:eastAsia="Times New Roman" w:cs="Times New Roman"/>
                <w:color w:val="000000"/>
                <w:kern w:val="0"/>
                <w14:ligatures w14:val="none"/>
              </w:rPr>
              <w:t>168</w:t>
            </w:r>
            <w:r w:rsidR="00D823E4">
              <w:rPr>
                <w:rFonts w:ascii="Aptos Narrow" w:hAnsi="Aptos Narrow" w:eastAsia="Times New Roman" w:cs="Times New Roman"/>
                <w:color w:val="000000"/>
                <w:kern w:val="0"/>
                <w14:ligatures w14:val="none"/>
              </w:rPr>
              <w:t xml:space="preserve"> hours.</w:t>
            </w:r>
          </w:p>
        </w:tc>
        <w:tc>
          <w:tcPr>
            <w:tcW w:w="0" w:type="auto"/>
            <w:tcMar/>
            <w:vAlign w:val="center"/>
          </w:tcPr>
          <w:p w:rsidR="00D823E4" w:rsidP="00D823E4" w:rsidRDefault="00D823E4" w14:paraId="2E4C06C4" w14:textId="74D53FB8">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35AC5B34" w14:textId="75596FC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No</w:t>
            </w:r>
          </w:p>
        </w:tc>
        <w:tc>
          <w:tcPr>
            <w:tcW w:w="0" w:type="auto"/>
            <w:tcMar/>
            <w:vAlign w:val="center"/>
          </w:tcPr>
          <w:p w:rsidRPr="0023741F" w:rsidR="00D823E4" w:rsidP="00D823E4" w:rsidRDefault="00D823E4" w14:paraId="3033B71A" w14:textId="52F3835E">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[GHI Benefits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r w:rsidRPr="00C17F1A" w:rsidR="00D823E4" w:rsidTr="45859D95" w14:paraId="5795A681" w14:textId="77777777">
        <w:trPr>
          <w:trHeight w:val="1001"/>
          <w:jc w:val="center"/>
        </w:trPr>
        <w:tc>
          <w:tcPr>
            <w:tcW w:w="0" w:type="auto"/>
            <w:tcMar/>
            <w:vAlign w:val="center"/>
          </w:tcPr>
          <w:p w:rsidR="00D823E4" w:rsidP="00D823E4" w:rsidRDefault="00D823E4" w14:paraId="4832567D" w14:textId="7731D4A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Aging File</w:t>
            </w:r>
          </w:p>
        </w:tc>
        <w:tc>
          <w:tcPr>
            <w:tcW w:w="0" w:type="auto"/>
            <w:tcMar/>
            <w:vAlign w:val="center"/>
          </w:tcPr>
          <w:p w:rsidR="00D823E4" w:rsidP="00D823E4" w:rsidRDefault="00D823E4" w14:paraId="4E2CD14D" w14:textId="1D29103C">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File released by SDS but not picked up from FTP for &gt; 24 hours.</w:t>
            </w:r>
          </w:p>
        </w:tc>
        <w:tc>
          <w:tcPr>
            <w:tcW w:w="0" w:type="auto"/>
            <w:tcMar/>
            <w:vAlign w:val="center"/>
          </w:tcPr>
          <w:p w:rsidR="00D823E4" w:rsidP="00D823E4" w:rsidRDefault="00D823E4" w14:paraId="28665349" w14:textId="2E7EE62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Send alert to designated contacts.</w:t>
            </w:r>
          </w:p>
        </w:tc>
        <w:tc>
          <w:tcPr>
            <w:tcW w:w="0" w:type="auto"/>
            <w:tcMar/>
            <w:vAlign w:val="center"/>
          </w:tcPr>
          <w:p w:rsidR="00D823E4" w:rsidP="00D823E4" w:rsidRDefault="00D823E4" w14:paraId="7895E8F7" w14:textId="50CAA669">
            <w:pPr>
              <w:spacing w:after="0" w:line="240" w:lineRule="auto"/>
              <w:rPr>
                <w:rFonts w:ascii="Aptos Narrow" w:hAnsi="Aptos Narrow" w:eastAsia="Times New Roman" w:cs="Times New Roman"/>
                <w:color w:val="000000"/>
                <w:kern w:val="0"/>
                <w14:ligatures w14:val="none"/>
              </w:rPr>
            </w:pPr>
            <w:r w:rsidRPr="0023741F">
              <w:rPr>
                <w:rFonts w:ascii="Aptos Narrow" w:hAnsi="Aptos Narrow" w:eastAsia="Times New Roman" w:cs="Times New Roman"/>
                <w:color w:val="000000"/>
                <w:kern w:val="0"/>
                <w14:ligatures w14:val="none"/>
              </w:rPr>
              <w:t>Yes – QuickClaim Alert Dashboard</w:t>
            </w:r>
          </w:p>
        </w:tc>
        <w:tc>
          <w:tcPr>
            <w:tcW w:w="0" w:type="auto"/>
            <w:tcMar/>
            <w:vAlign w:val="center"/>
          </w:tcPr>
          <w:p w:rsidRPr="0023741F" w:rsidR="00D823E4" w:rsidP="00D823E4" w:rsidRDefault="00D823E4" w14:paraId="2A173694" w14:textId="1C412859">
            <w:pPr>
              <w:spacing w:after="0" w:line="240" w:lineRule="auto"/>
              <w:rPr>
                <w:rFonts w:ascii="Aptos Narrow" w:hAnsi="Aptos Narrow" w:eastAsia="Times New Roman" w:cs="Times New Roman"/>
                <w:color w:val="000000"/>
                <w:kern w:val="0"/>
                <w:highlight w:val="yellow"/>
                <w14:ligatures w14:val="none"/>
              </w:rPr>
            </w:pPr>
            <w:r w:rsidRPr="0023741F" w:rsidR="00D823E4">
              <w:rPr>
                <w:rFonts w:ascii="Aptos Narrow" w:hAnsi="Aptos Narrow" w:eastAsia="Times New Roman" w:cs="Times New Roman"/>
                <w:color w:val="000000"/>
                <w:kern w:val="0"/>
                <w:highlight w:val="yellow"/>
                <w14:ligatures w14:val="none"/>
              </w:rPr>
              <w:t>[GHI Benefits to supply distribution list]</w:t>
            </w:r>
            <w:r w:rsidR="3F231578">
              <w:rPr>
                <w:rFonts w:ascii="Aptos Narrow" w:hAnsi="Aptos Narrow" w:eastAsia="Times New Roman" w:cs="Times New Roman"/>
                <w:color w:val="000000"/>
                <w:kern w:val="0"/>
                <w:highlight w:val="yellow"/>
                <w14:ligatures w14:val="none"/>
              </w:rPr>
            </w:r>
            <w:r w:rsidRPr="0023741F" w:rsidR="00D823E4">
              <w:rPr>
                <w:rFonts w:ascii="Aptos Narrow" w:hAnsi="Aptos Narrow" w:eastAsia="Times New Roman" w:cs="Times New Roman"/>
                <w:color w:val="000000"/>
                <w:kern w:val="0"/>
                <w:highlight w:val="yellow"/>
                <w14:ligatures w14:val="none"/>
              </w:rPr>
            </w:r>
          </w:p>
        </w:tc>
      </w:tr>
    </w:tbl>
    <w:p w:rsidRPr="00D823E4" w:rsidR="00D823E4" w:rsidP="00A6028F" w:rsidRDefault="00D823E4" w14:paraId="10E990E0" w14:textId="64BCFDC2">
      <w:pPr>
        <w:rPr>
          <w:i/>
          <w:iCs/>
          <w:sz w:val="20"/>
          <w:szCs w:val="20"/>
        </w:rPr>
      </w:pPr>
      <w:r>
        <w:rPr>
          <w:i/>
          <w:iCs/>
          <w:sz w:val="20"/>
          <w:szCs w:val="20"/>
          <w:vertAlign w:val="superscript"/>
        </w:rPr>
        <w:t>1</w:t>
      </w:r>
      <w:r>
        <w:rPr>
          <w:i/>
          <w:iCs/>
          <w:sz w:val="20"/>
          <w:szCs w:val="20"/>
        </w:rPr>
        <w:t xml:space="preserve">If the workflow supports multiple eligibility files, </w:t>
      </w:r>
      <w:r w:rsidR="0088287B">
        <w:rPr>
          <w:i/>
          <w:iCs/>
          <w:sz w:val="20"/>
          <w:szCs w:val="20"/>
        </w:rPr>
        <w:t xml:space="preserve">each eligibility file may uniquely trigger the rejection criteria. </w:t>
      </w:r>
    </w:p>
    <w:p w:rsidR="00382576" w:rsidP="00A6028F" w:rsidRDefault="00FC0464" w14:paraId="0A0AB7DC" w14:textId="7E3D135A">
      <w:r>
        <w:t>The alert email configuration is:</w:t>
      </w:r>
    </w:p>
    <w:p w:rsidR="00FC0464" w:rsidP="00FC0464" w:rsidRDefault="00FC0464" w14:paraId="60C620D5" w14:textId="4D370642">
      <w:pPr>
        <w:pStyle w:val="ListParagraph"/>
        <w:numPr>
          <w:ilvl w:val="0"/>
          <w:numId w:val="6"/>
        </w:numPr>
      </w:pPr>
      <w:r w:rsidRPr="00FC0464">
        <w:rPr>
          <w:u w:val="single"/>
        </w:rPr>
        <w:t>Recipients:</w:t>
      </w:r>
      <w:r>
        <w:t xml:space="preserve"> Notification email listed in the far-right column of the table above </w:t>
      </w:r>
    </w:p>
    <w:p w:rsidR="00FC0464" w:rsidP="00FC0464" w:rsidRDefault="00FC0464" w14:paraId="7A3A422F" w14:textId="77777777">
      <w:pPr>
        <w:pStyle w:val="ListParagraph"/>
        <w:numPr>
          <w:ilvl w:val="0"/>
          <w:numId w:val="6"/>
        </w:numPr>
      </w:pPr>
      <w:r w:rsidRPr="00FC0464">
        <w:rPr>
          <w:u w:val="single"/>
        </w:rPr>
        <w:t>Subject Line:</w:t>
      </w:r>
      <w:r>
        <w:t xml:space="preserve"> Alert emails will be configured so that the subject line states the exception type and time of email generation (i.e. Subject Line: “Critical File Not Received yyyy-MM-dd"). </w:t>
      </w:r>
    </w:p>
    <w:p w:rsidR="00FC0464" w:rsidP="00FC0464" w:rsidRDefault="00FC0464" w14:paraId="78FC9D6A" w14:textId="77777777">
      <w:pPr>
        <w:pStyle w:val="ListParagraph"/>
        <w:numPr>
          <w:ilvl w:val="0"/>
          <w:numId w:val="6"/>
        </w:numPr>
      </w:pPr>
      <w:r w:rsidRPr="00FC0464">
        <w:rPr>
          <w:u w:val="single"/>
        </w:rPr>
        <w:t>Email Body:</w:t>
      </w:r>
      <w:r>
        <w:t xml:space="preserve"> The body of the email will be dependent on the triggered exception type: </w:t>
      </w:r>
    </w:p>
    <w:p w:rsidR="00D624A8" w:rsidP="00CD2D79" w:rsidRDefault="00FC0464" w14:paraId="0AD82669" w14:textId="77777777">
      <w:pPr>
        <w:pStyle w:val="ListParagraph"/>
        <w:numPr>
          <w:ilvl w:val="1"/>
          <w:numId w:val="6"/>
        </w:numPr>
        <w:ind w:left="2160"/>
      </w:pPr>
      <w:r w:rsidRPr="00D624A8">
        <w:rPr>
          <w:i/>
          <w:iCs/>
        </w:rPr>
        <w:t>Critical File Not Received:</w:t>
      </w:r>
      <w:r>
        <w:t xml:space="preserve"> </w:t>
      </w:r>
      <w:r w:rsidR="00D624A8">
        <w:t xml:space="preserve">Body of email will contain most recent file name and when it was loaded.  </w:t>
      </w:r>
    </w:p>
    <w:p w:rsidR="00FC0464" w:rsidP="00CD2D79" w:rsidRDefault="00637F61" w14:paraId="6AD70FA2" w14:textId="408A1656">
      <w:pPr>
        <w:pStyle w:val="ListParagraph"/>
        <w:numPr>
          <w:ilvl w:val="1"/>
          <w:numId w:val="6"/>
        </w:numPr>
        <w:ind w:left="2160"/>
      </w:pPr>
      <w:r>
        <w:rPr>
          <w:i/>
          <w:iCs/>
        </w:rPr>
        <w:t xml:space="preserve">Extract </w:t>
      </w:r>
      <w:r w:rsidR="00040C20">
        <w:rPr>
          <w:i/>
          <w:iCs/>
        </w:rPr>
        <w:t>Volume Drop</w:t>
      </w:r>
      <w:r w:rsidR="00FC0464">
        <w:t>: Body of email will contain</w:t>
      </w:r>
      <w:r>
        <w:t xml:space="preserve"> % discrepancy, previous file’s volume, and the comparative volume received.</w:t>
      </w:r>
    </w:p>
    <w:p w:rsidR="009F56E1" w:rsidP="00FC0464" w:rsidRDefault="00637F61" w14:paraId="0525932F" w14:textId="77777777">
      <w:pPr>
        <w:pStyle w:val="ListParagraph"/>
        <w:numPr>
          <w:ilvl w:val="1"/>
          <w:numId w:val="6"/>
        </w:numPr>
        <w:ind w:left="2160"/>
      </w:pPr>
      <w:r>
        <w:rPr>
          <w:i/>
          <w:iCs/>
        </w:rPr>
        <w:t>Corrupt Extract File</w:t>
      </w:r>
      <w:r w:rsidR="006144B7">
        <w:t>:</w:t>
      </w:r>
      <w:r w:rsidRPr="006144B7" w:rsidR="006144B7">
        <w:rPr>
          <w:rFonts w:ascii="Calibri" w:hAnsi="Calibri" w:cs="Calibri"/>
          <w:color w:val="000000"/>
          <w:shd w:val="clear" w:color="auto" w:fill="FFFFFF"/>
        </w:rPr>
        <w:t xml:space="preserve"> </w:t>
      </w:r>
      <w:r w:rsidRPr="006144B7" w:rsidR="006144B7">
        <w:t>Body of email will contain the file name and time of receipt</w:t>
      </w:r>
      <w:r w:rsidR="009F56E1">
        <w:t>.</w:t>
      </w:r>
    </w:p>
    <w:p w:rsidR="00FC0464" w:rsidP="00FC0464" w:rsidRDefault="009F56E1" w14:paraId="2CA97639" w14:textId="5D2C9DBC">
      <w:pPr>
        <w:pStyle w:val="ListParagraph"/>
        <w:numPr>
          <w:ilvl w:val="1"/>
          <w:numId w:val="6"/>
        </w:numPr>
        <w:ind w:left="2160"/>
      </w:pPr>
      <w:r>
        <w:rPr>
          <w:i/>
          <w:iCs/>
        </w:rPr>
        <w:t>Missing Acknowledgement</w:t>
      </w:r>
      <w:r w:rsidRPr="009F56E1">
        <w:t>:</w:t>
      </w:r>
      <w:r>
        <w:t xml:space="preserve"> Body of email will contain </w:t>
      </w:r>
      <w:r w:rsidR="002F4D68">
        <w:t xml:space="preserve">claim files containing claims that have not received acknowledgement for &gt;72 hours. </w:t>
      </w:r>
      <w:r w:rsidR="00FC0464">
        <w:t xml:space="preserve"> </w:t>
      </w:r>
    </w:p>
    <w:p w:rsidR="00FC0464" w:rsidP="00FC0464" w:rsidRDefault="00DE674D" w14:paraId="41CCFBEC" w14:textId="4C09752D">
      <w:pPr>
        <w:pStyle w:val="ListParagraph"/>
        <w:numPr>
          <w:ilvl w:val="1"/>
          <w:numId w:val="6"/>
        </w:numPr>
        <w:ind w:left="2160"/>
      </w:pPr>
      <w:r>
        <w:rPr>
          <w:i/>
          <w:iCs/>
        </w:rPr>
        <w:lastRenderedPageBreak/>
        <w:t>No Scanned Volume</w:t>
      </w:r>
      <w:r w:rsidR="00FC0464">
        <w:t xml:space="preserve">: Body of email will contain </w:t>
      </w:r>
      <w:r>
        <w:t>alert that SDS has not received volume for the agreed upon threshold time.</w:t>
      </w:r>
    </w:p>
    <w:p w:rsidR="00DE674D" w:rsidP="00FC0464" w:rsidRDefault="00DE674D" w14:paraId="7F99D83C" w14:textId="09D894D0">
      <w:pPr>
        <w:pStyle w:val="ListParagraph"/>
        <w:numPr>
          <w:ilvl w:val="1"/>
          <w:numId w:val="6"/>
        </w:numPr>
        <w:ind w:left="2160"/>
        <w:rPr/>
      </w:pPr>
      <w:r w:rsidRPr="45859D95" w:rsidR="00DE674D">
        <w:rPr>
          <w:i w:val="1"/>
          <w:iCs w:val="1"/>
        </w:rPr>
        <w:t>Aging File: Body of email will contain name of files that are pending in SDS’ outbound SFTP folders that have not been removed by GHI Benefits.</w:t>
      </w:r>
      <w:r w:rsidR="00DE674D">
        <w:rPr/>
      </w:r>
      <w:r w:rsidR="00DE674D">
        <w:rPr/>
      </w:r>
      <w:r w:rsidR="00DE674D">
        <w:rPr/>
      </w:r>
      <w:r w:rsidR="00DE674D">
        <w:rPr/>
      </w:r>
      <w:r w:rsidR="00DE674D">
        <w:rPr/>
      </w:r>
      <w:r w:rsidR="00A90753">
        <w:rPr/>
      </w:r>
      <w:r w:rsidR="00DE674D">
        <w:rPr/>
      </w:r>
      <w:r w:rsidR="2522ACAC">
        <w:rPr/>
      </w:r>
      <w:r w:rsidR="00DE674D">
        <w:rPr/>
      </w:r>
    </w:p>
    <w:p w:rsidRPr="00382576" w:rsidR="00FC0464" w:rsidP="00A6028F" w:rsidRDefault="00FC0464" w14:paraId="40738AB5" w14:textId="77777777"/>
    <w:p w:rsidR="00382576" w:rsidP="00A6028F" w:rsidRDefault="00A8306E" w14:paraId="51A18C62" w14:textId="79BA2573">
      <w:pPr>
        <w:pStyle w:val="Heading3"/>
        <w:ind w:left="0"/>
      </w:pPr>
      <w:bookmarkStart w:name="_Toc219150793" w:id="94"/>
      <w:commentRangeStart w:id="95"/>
      <w:r>
        <w:t>Document Control Number (DCN) Assignment</w:t>
      </w:r>
      <w:r w:rsidR="007355D1">
        <w:t xml:space="preserve">, </w:t>
      </w:r>
      <w:r>
        <w:t>Formatting</w:t>
      </w:r>
      <w:r w:rsidR="007355D1">
        <w:t>, and Placement</w:t>
      </w:r>
      <w:bookmarkEnd w:id="94"/>
      <w:commentRangeEnd w:id="95"/>
      <w:r>
        <w:rPr>
          <w:rStyle w:val="CommentReference"/>
          <w:sz w:val="24"/>
          <w:szCs w:val="24"/>
        </w:rPr>
        <w:commentReference w:id="95"/>
      </w:r>
    </w:p>
    <w:p w:rsidR="00A8306E" w:rsidP="00A6028F" w:rsidRDefault="00A8306E" w14:paraId="5D333930" w14:textId="53369A04">
      <w:pPr>
        <w:ind w:left="144"/>
      </w:pPr>
      <w:r w:rsidR="00A8306E">
        <w:rPr/>
        <w:t>SDS assigns a unique Document Control Number (DCN) to each inbound document to enable tracking, processing, and auditability throughout the document lifecycle. DCNs are generated based on a GHI Benefits-specific format that may include a combination of date, document type, intake channel, GHI Benefits ID, batch number, or other identifiers. Once defined, DCNs will be embedded into all applicable metadata and output files and may also be used in reconciliation and reporting processes. By default, the DCN will be placed in the top right corner of all document images; if an alternate placement is required, it must be explicitly specified below.</w:t>
      </w:r>
      <w:r w:rsidR="00A8306E">
        <w:rPr/>
      </w:r>
      <w:r w:rsidR="00A8306E">
        <w:rPr/>
      </w:r>
      <w:r w:rsidR="00A8306E">
        <w:rPr/>
      </w:r>
      <w:r w:rsidR="00A8306E">
        <w:rPr/>
      </w:r>
      <w:r w:rsidR="2522ACAC">
        <w:rPr/>
      </w:r>
      <w:r w:rsidR="00A8306E">
        <w:rPr/>
      </w:r>
      <w:r w:rsidR="28727445">
        <w:rPr/>
      </w:r>
      <w:r w:rsidR="00A8306E">
        <w:rPr/>
      </w:r>
      <w:r w:rsidR="009A1A4D">
        <w:rPr/>
      </w:r>
      <w:r w:rsidR="000478D9">
        <w:rPr/>
      </w:r>
      <w:r w:rsidR="000478D9">
        <w:rPr/>
      </w:r>
      <w:r w:rsidR="000478D9">
        <w:rPr/>
      </w:r>
      <w:r w:rsidR="000478D9">
        <w:rPr/>
      </w:r>
      <w:r w:rsidR="000478D9">
        <w:rPr/>
      </w:r>
      <w:r w:rsidR="000478D9">
        <w:rPr/>
      </w:r>
    </w:p>
    <w:p w:rsidR="00905297" w:rsidP="00A6028F" w:rsidRDefault="00905297" w14:paraId="12B84085" w14:textId="18FA6CE5">
      <w:pPr>
        <w:ind w:left="144"/>
      </w:pPr>
      <w:r>
        <w:t xml:space="preserve">For this implementation, the DCN will be configured as follows: </w:t>
      </w:r>
    </w:p>
    <w:p w:rsidR="002C0FFD" w:rsidP="00D657C0" w:rsidRDefault="00D50FCC" w14:paraId="199D0091" w14:textId="5BE674A3">
      <w:pPr>
        <w:pStyle w:val="ListParagraph"/>
        <w:numPr>
          <w:ilvl w:val="0"/>
          <w:numId w:val="6"/>
        </w:numPr>
      </w:pPr>
      <w:r w:rsidRPr="00D50FCC">
        <w:t>&lt;Form Type</w:t>
      </w:r>
      <w:r>
        <w:t xml:space="preserve"> (1-byte)</w:t>
      </w:r>
      <w:r w:rsidRPr="00D50FCC">
        <w:t xml:space="preserve">&gt; &lt;Scanner </w:t>
      </w:r>
      <w:r>
        <w:t>Identifier (1-byte)</w:t>
      </w:r>
      <w:r w:rsidRPr="00D50FCC">
        <w:t>&gt; &lt;Julian Date</w:t>
      </w:r>
      <w:r w:rsidR="0010240B">
        <w:t xml:space="preserve"> (5-byte)</w:t>
      </w:r>
      <w:r w:rsidRPr="00D50FCC">
        <w:t>&gt; &lt;3 - Batch Counter</w:t>
      </w:r>
      <w:r w:rsidR="0010240B">
        <w:t xml:space="preserve"> (3-byte)</w:t>
      </w:r>
      <w:r w:rsidRPr="00D50FCC">
        <w:t>&gt; &lt;Document Counter</w:t>
      </w:r>
      <w:r w:rsidR="0010240B">
        <w:t xml:space="preserve"> (3-byte)</w:t>
      </w:r>
      <w:r w:rsidRPr="00D50FCC">
        <w:t>&gt;</w:t>
      </w:r>
    </w:p>
    <w:p w:rsidR="00D657C0" w:rsidP="00D657C0" w:rsidRDefault="00756BFC" w14:paraId="7AFE7024" w14:textId="206D1F01">
      <w:pPr>
        <w:pStyle w:val="ListParagraph"/>
        <w:numPr>
          <w:ilvl w:val="1"/>
          <w:numId w:val="6"/>
        </w:numPr>
        <w:ind w:left="2160"/>
      </w:pPr>
      <w:r>
        <w:t xml:space="preserve">Possible </w:t>
      </w:r>
      <w:r w:rsidR="00565296">
        <w:t>f</w:t>
      </w:r>
      <w:r>
        <w:t xml:space="preserve">orm </w:t>
      </w:r>
      <w:r w:rsidR="00565296">
        <w:t>t</w:t>
      </w:r>
      <w:r>
        <w:t>ypes:</w:t>
      </w:r>
    </w:p>
    <w:p w:rsidR="00756BFC" w:rsidP="00756BFC" w:rsidRDefault="00D61457" w14:paraId="06900377" w14:textId="0E9027C7">
      <w:pPr>
        <w:pStyle w:val="ListParagraph"/>
        <w:numPr>
          <w:ilvl w:val="2"/>
          <w:numId w:val="6"/>
        </w:numPr>
        <w:ind w:left="2880"/>
      </w:pPr>
      <w:r>
        <w:t>H = CMS1500</w:t>
      </w:r>
    </w:p>
    <w:p w:rsidR="00D61457" w:rsidP="00D61457" w:rsidRDefault="00D61457" w14:paraId="7B1C21EA" w14:textId="02197AC9">
      <w:pPr>
        <w:pStyle w:val="ListParagraph"/>
        <w:numPr>
          <w:ilvl w:val="2"/>
          <w:numId w:val="6"/>
        </w:numPr>
        <w:ind w:left="2880"/>
      </w:pPr>
      <w:r>
        <w:t>D = Dental</w:t>
      </w:r>
    </w:p>
    <w:p w:rsidR="00D61457" w:rsidP="00D61457" w:rsidRDefault="00D61457" w14:paraId="4F3AB5D4" w14:textId="0368F621">
      <w:pPr>
        <w:pStyle w:val="ListParagraph"/>
        <w:numPr>
          <w:ilvl w:val="1"/>
          <w:numId w:val="6"/>
        </w:numPr>
        <w:ind w:left="2160"/>
      </w:pPr>
      <w:r>
        <w:t xml:space="preserve">Possible </w:t>
      </w:r>
      <w:r w:rsidR="00565296">
        <w:t>s</w:t>
      </w:r>
      <w:r>
        <w:t xml:space="preserve">canner </w:t>
      </w:r>
      <w:r w:rsidR="00565296">
        <w:t>i</w:t>
      </w:r>
      <w:r>
        <w:t>dentifiers:</w:t>
      </w:r>
    </w:p>
    <w:p w:rsidR="00433F4E" w:rsidP="00433F4E" w:rsidRDefault="00433F4E" w14:paraId="4A00C8B5" w14:textId="581D3538">
      <w:pPr>
        <w:pStyle w:val="ListParagraph"/>
        <w:numPr>
          <w:ilvl w:val="2"/>
          <w:numId w:val="6"/>
        </w:numPr>
        <w:ind w:left="2880"/>
      </w:pPr>
      <w:r w:rsidRPr="00433F4E">
        <w:rPr>
          <w:highlight w:val="yellow"/>
        </w:rPr>
        <w:t>[To be confirmed by Lucas]</w:t>
      </w:r>
    </w:p>
    <w:p w:rsidR="007F276E" w:rsidP="00565296" w:rsidRDefault="007F276E" w14:paraId="674125D4" w14:textId="4CF0958C">
      <w:pPr>
        <w:pStyle w:val="ListParagraph"/>
        <w:numPr>
          <w:ilvl w:val="1"/>
          <w:numId w:val="6"/>
        </w:numPr>
        <w:ind w:left="2160"/>
      </w:pPr>
      <w:r>
        <w:t xml:space="preserve">Julian date is based on the Received Date input into </w:t>
      </w:r>
      <w:r w:rsidR="001D47B2">
        <w:t>scanner</w:t>
      </w:r>
    </w:p>
    <w:p w:rsidR="00433F4E" w:rsidP="00565296" w:rsidRDefault="00565296" w14:paraId="3CCD613C" w14:textId="75E82E32">
      <w:pPr>
        <w:pStyle w:val="ListParagraph"/>
        <w:numPr>
          <w:ilvl w:val="1"/>
          <w:numId w:val="6"/>
        </w:numPr>
        <w:ind w:left="2160"/>
      </w:pPr>
      <w:r>
        <w:t>Counter fields start at ‘001’ with the first batch and first document of the day</w:t>
      </w:r>
    </w:p>
    <w:p w:rsidR="007F276E" w:rsidP="00565296" w:rsidRDefault="007F276E" w14:paraId="579509F6" w14:textId="00E99E0C">
      <w:pPr>
        <w:pStyle w:val="ListParagraph"/>
        <w:numPr>
          <w:ilvl w:val="1"/>
          <w:numId w:val="6"/>
        </w:numPr>
        <w:ind w:left="2160"/>
      </w:pPr>
      <w:r>
        <w:t xml:space="preserve">Example DCN: </w:t>
      </w:r>
      <w:r w:rsidRPr="001D47B2" w:rsidR="001D47B2">
        <w:t>H121175001001</w:t>
      </w:r>
    </w:p>
    <w:p w:rsidR="001D47B2" w:rsidP="001D47B2" w:rsidRDefault="001D47B2" w14:paraId="2A7D877C" w14:textId="75B8FB3C">
      <w:pPr>
        <w:pStyle w:val="ListParagraph"/>
        <w:numPr>
          <w:ilvl w:val="2"/>
          <w:numId w:val="6"/>
        </w:numPr>
        <w:ind w:left="2880"/>
      </w:pPr>
      <w:r>
        <w:t xml:space="preserve">&lt;Form Type&gt; = H </w:t>
      </w:r>
    </w:p>
    <w:p w:rsidR="001D47B2" w:rsidP="001D47B2" w:rsidRDefault="001D47B2" w14:paraId="775ECC5E" w14:textId="666B41A3">
      <w:pPr>
        <w:pStyle w:val="ListParagraph"/>
        <w:numPr>
          <w:ilvl w:val="2"/>
          <w:numId w:val="6"/>
        </w:numPr>
        <w:ind w:left="2880"/>
      </w:pPr>
      <w:r>
        <w:t>&lt;Scanner Identifier&gt; = 1</w:t>
      </w:r>
    </w:p>
    <w:p w:rsidR="001D47B2" w:rsidP="001D47B2" w:rsidRDefault="001D47B2" w14:paraId="1E167C8C" w14:textId="3910D99D">
      <w:pPr>
        <w:pStyle w:val="ListParagraph"/>
        <w:numPr>
          <w:ilvl w:val="2"/>
          <w:numId w:val="6"/>
        </w:numPr>
        <w:ind w:left="2880"/>
      </w:pPr>
      <w:r>
        <w:t xml:space="preserve">&lt;Julian Date&gt; = </w:t>
      </w:r>
      <w:r w:rsidR="009034AE">
        <w:t>21175 = 6/24/2021</w:t>
      </w:r>
    </w:p>
    <w:p w:rsidR="009034AE" w:rsidP="001D47B2" w:rsidRDefault="009034AE" w14:paraId="031783EC" w14:textId="62D93149">
      <w:pPr>
        <w:pStyle w:val="ListParagraph"/>
        <w:numPr>
          <w:ilvl w:val="2"/>
          <w:numId w:val="6"/>
        </w:numPr>
        <w:ind w:left="2880"/>
      </w:pPr>
      <w:r>
        <w:t>&lt;Batch Counter&gt; = 001 = First batch of th</w:t>
      </w:r>
      <w:r w:rsidR="000C2DE5">
        <w:t>e preceding</w:t>
      </w:r>
      <w:r>
        <w:t xml:space="preserve"> </w:t>
      </w:r>
      <w:r w:rsidR="000C2DE5">
        <w:t>Julian Date</w:t>
      </w:r>
    </w:p>
    <w:p w:rsidR="009034AE" w:rsidP="001D47B2" w:rsidRDefault="00124E59" w14:paraId="2B583E85" w14:textId="5F6D0431">
      <w:pPr>
        <w:pStyle w:val="ListParagraph"/>
        <w:numPr>
          <w:ilvl w:val="2"/>
          <w:numId w:val="6"/>
        </w:numPr>
        <w:ind w:left="2880"/>
      </w:pPr>
      <w:r>
        <w:t>&lt;Document Counter</w:t>
      </w:r>
      <w:r w:rsidR="00415820">
        <w:t>&gt;</w:t>
      </w:r>
      <w:r w:rsidR="00C771BE">
        <w:t xml:space="preserve"> </w:t>
      </w:r>
      <w:r>
        <w:t xml:space="preserve">= 001 = First document of the </w:t>
      </w:r>
      <w:r w:rsidR="00415820">
        <w:t>batch</w:t>
      </w:r>
    </w:p>
    <w:p w:rsidRPr="007E6CCE" w:rsidR="00A8306E" w:rsidP="006E01F6" w:rsidRDefault="00A8306E" w14:paraId="20B2E716" w14:textId="61B19B19">
      <w:pPr>
        <w:pStyle w:val="ListParagraph"/>
        <w:ind w:left="864"/>
        <w:rPr>
          <w:highlight w:val="yellow"/>
        </w:rPr>
      </w:pPr>
    </w:p>
    <w:p w:rsidR="00606A58" w:rsidP="00A6028F" w:rsidRDefault="00606A58" w14:paraId="5D2730C0" w14:textId="77777777">
      <w:pPr>
        <w:pStyle w:val="Heading3"/>
        <w:ind w:left="0"/>
      </w:pPr>
      <w:bookmarkStart w:name="_Toc219150794" w:id="96"/>
      <w:commentRangeStart w:id="97"/>
      <w:r>
        <w:t>Document Splitting</w:t>
      </w:r>
      <w:bookmarkEnd w:id="96"/>
      <w:commentRangeEnd w:id="97"/>
      <w:r w:rsidR="00C67C29">
        <w:rPr>
          <w:rStyle w:val="CommentReference"/>
          <w:sz w:val="24"/>
          <w:szCs w:val="24"/>
        </w:rPr>
        <w:commentReference w:id="97"/>
      </w:r>
    </w:p>
    <w:p w:rsidR="00807CAB" w:rsidP="00A6028F" w:rsidRDefault="00C80E08" w14:paraId="4B6CBDC2" w14:textId="681BB244">
      <w:pPr>
        <w:ind w:left="144"/>
      </w:pPr>
      <w:r w:rsidR="2A24B26A">
        <w:rPr/>
        <w:t xml:space="preserve">GHI Benefits performs document splitting as part of the mailroom preprocessing and preparation of incoming batches. An approved document separator will be inserted between each document within a batch so that upon scanning, SDS is able to determine a clear beginning and end to each document. </w:t>
      </w:r>
      <w:r w:rsidR="00A801CE">
        <w:rPr/>
      </w:r>
      <w:r w:rsidR="00F83555">
        <w:rPr/>
      </w:r>
      <w:r w:rsidR="00ED7B6E">
        <w:rPr/>
      </w:r>
      <w:r w:rsidR="00ED7B6E">
        <w:rPr/>
      </w:r>
      <w:r w:rsidR="00F83555">
        <w:rPr/>
      </w:r>
      <w:r w:rsidR="00ED7B6E">
        <w:rPr/>
      </w:r>
      <w:r w:rsidR="00F83555">
        <w:rPr/>
      </w:r>
      <w:r w:rsidR="00ED7B6E">
        <w:rPr/>
      </w:r>
      <w:r w:rsidR="00F83555">
        <w:rPr/>
      </w:r>
      <w:r w:rsidR="005D0FE1">
        <w:rPr/>
      </w:r>
      <w:r w:rsidR="0041093A">
        <w:rPr/>
      </w:r>
      <w:r w:rsidR="0041093A">
        <w:rPr/>
      </w:r>
      <w:r w:rsidR="0041093A">
        <w:rPr/>
      </w:r>
    </w:p>
    <w:p w:rsidRPr="000C2DE5" w:rsidR="00D562EB" w:rsidP="000C2DE5" w:rsidRDefault="00807CAB" w14:paraId="70DAD433" w14:textId="6FF7F912">
      <w:pPr>
        <w:ind w:left="144"/>
      </w:pPr>
      <w:r>
        <w:t>If a</w:t>
      </w:r>
      <w:r w:rsidR="00763233">
        <w:t xml:space="preserve"> set of documents require a “global” attachment (for example if an envelope</w:t>
      </w:r>
      <w:r>
        <w:t xml:space="preserve"> contains multiple documents that require envelope scanning</w:t>
      </w:r>
      <w:r w:rsidR="00763233">
        <w:t>)</w:t>
      </w:r>
      <w:r>
        <w:t xml:space="preserve">, a copy of the </w:t>
      </w:r>
      <w:r w:rsidR="00763233">
        <w:t xml:space="preserve">“global” attachment must </w:t>
      </w:r>
      <w:r>
        <w:t xml:space="preserve">be appended to each document by creating multiple copies or use of an approved Global Attachment Separator. </w:t>
      </w:r>
    </w:p>
    <w:p w:rsidR="00551A01" w:rsidP="00A6028F" w:rsidRDefault="00382576" w14:paraId="35195A81" w14:textId="381E4185">
      <w:pPr>
        <w:pStyle w:val="Heading3"/>
        <w:ind w:left="0"/>
      </w:pPr>
      <w:bookmarkStart w:name="_Toc219150795" w:id="98"/>
      <w:commentRangeStart w:id="99"/>
      <w:r>
        <w:t>Document Identification</w:t>
      </w:r>
      <w:bookmarkEnd w:id="98"/>
      <w:commentRangeEnd w:id="99"/>
      <w:r w:rsidR="000928F0">
        <w:rPr>
          <w:rStyle w:val="CommentReference"/>
          <w:sz w:val="24"/>
          <w:szCs w:val="24"/>
        </w:rPr>
        <w:commentReference w:id="99"/>
      </w:r>
    </w:p>
    <w:p w:rsidR="007018AA" w:rsidP="007018AA" w:rsidRDefault="00C80E08" w14:paraId="3CBE7A91" w14:textId="43AFFBA2">
      <w:pPr>
        <w:ind w:left="144"/>
      </w:pPr>
      <w:r w:rsidR="14EFC4BE">
        <w:rPr/>
        <w:t xml:space="preserve">GHI Benefits performs document identification as part of the mailroom preprocessing and preparation of incoming batches. The document type (CMS1500 or Dental ADA), as well as any additional batch traits (EOBs attached, Xray sticker attached, Global attachment included, etc) should be clearly marked on a batch coversheet and input into the scanner at time of scanning. All documents within a batch must have the same document type and document trait(s). </w:t>
      </w:r>
      <w:r w:rsidR="00A801CE">
        <w:rPr/>
      </w:r>
      <w:r w:rsidR="00ED7B6E">
        <w:rPr/>
      </w:r>
      <w:r w:rsidR="000928F0">
        <w:rPr/>
      </w:r>
      <w:r w:rsidR="000928F0">
        <w:rPr/>
      </w:r>
      <w:r w:rsidR="00ED7B6E">
        <w:rPr/>
      </w:r>
      <w:r w:rsidR="000928F0">
        <w:rPr/>
      </w:r>
      <w:r w:rsidR="00C05782">
        <w:rPr/>
      </w:r>
      <w:r w:rsidR="00095FA3">
        <w:rPr/>
      </w:r>
      <w:r w:rsidR="00C05782">
        <w:rPr/>
      </w:r>
      <w:r w:rsidR="00CF5D92">
        <w:rPr/>
      </w:r>
      <w:r w:rsidR="00CF5D92">
        <w:rPr/>
      </w:r>
      <w:r w:rsidR="00CF5D92">
        <w:rPr/>
      </w:r>
      <w:r w:rsidR="00CF5D92">
        <w:rPr/>
      </w:r>
      <w:r w:rsidR="00CF5D92">
        <w:rPr/>
      </w:r>
      <w:r w:rsidR="005B715D">
        <w:rPr/>
      </w:r>
      <w:r w:rsidR="00095FA3">
        <w:rPr/>
      </w:r>
      <w:r w:rsidR="00B5084E">
        <w:rPr/>
      </w:r>
    </w:p>
    <w:p w:rsidR="001F163E" w:rsidP="007018AA" w:rsidRDefault="001F163E" w14:paraId="514297BF" w14:textId="4C16A5AB">
      <w:pPr>
        <w:ind w:left="144"/>
      </w:pPr>
      <w:r>
        <w:t xml:space="preserve">Pre-processing document types for this implementation are: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47"/>
        <w:gridCol w:w="5147"/>
      </w:tblGrid>
      <w:tr w:rsidRPr="004A0252" w:rsidR="001F163E" w:rsidTr="001F163E" w14:paraId="14A43992" w14:textId="77777777">
        <w:trPr>
          <w:trHeight w:val="288"/>
          <w:jc w:val="center"/>
        </w:trPr>
        <w:tc>
          <w:tcPr>
            <w:tcW w:w="0" w:type="auto"/>
            <w:shd w:val="clear" w:color="auto" w:fill="4472C4" w:themeFill="accent1"/>
            <w:noWrap/>
            <w:vAlign w:val="center"/>
            <w:hideMark/>
          </w:tcPr>
          <w:p w:rsidRPr="004A0252" w:rsidR="001F163E" w:rsidP="0056797D" w:rsidRDefault="00EB55B5" w14:paraId="27CCB030" w14:textId="2A9F3A8C">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Pre-Processing </w:t>
            </w:r>
            <w:r w:rsidRPr="004A0252" w:rsidR="001F163E">
              <w:rPr>
                <w:rFonts w:ascii="Aptos Narrow" w:hAnsi="Aptos Narrow" w:eastAsia="Times New Roman" w:cs="Times New Roman"/>
                <w:b/>
                <w:bCs/>
                <w:color w:val="FFFFFF" w:themeColor="background1"/>
                <w:kern w:val="0"/>
                <w14:ligatures w14:val="none"/>
              </w:rPr>
              <w:t xml:space="preserve">Document Type </w:t>
            </w:r>
          </w:p>
        </w:tc>
        <w:tc>
          <w:tcPr>
            <w:tcW w:w="0" w:type="auto"/>
            <w:shd w:val="clear" w:color="auto" w:fill="4472C4" w:themeFill="accent1"/>
            <w:noWrap/>
            <w:vAlign w:val="center"/>
            <w:hideMark/>
          </w:tcPr>
          <w:p w:rsidRPr="004A0252" w:rsidR="001F163E" w:rsidP="0056797D" w:rsidRDefault="001F163E" w14:paraId="728FDB34" w14:textId="77777777">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Category (Standard / Non-Standard / Correspondence)</w:t>
            </w:r>
          </w:p>
        </w:tc>
      </w:tr>
      <w:tr w:rsidRPr="004A0252" w:rsidR="001F163E" w:rsidTr="001F163E" w14:paraId="3E828EAE" w14:textId="77777777">
        <w:trPr>
          <w:trHeight w:val="288"/>
          <w:jc w:val="center"/>
        </w:trPr>
        <w:tc>
          <w:tcPr>
            <w:tcW w:w="0" w:type="auto"/>
            <w:noWrap/>
            <w:vAlign w:val="center"/>
            <w:hideMark/>
          </w:tcPr>
          <w:p w:rsidRPr="003C6730" w:rsidR="001F163E" w:rsidP="0056797D" w:rsidRDefault="001F163E" w14:paraId="7B4144F1"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CMS1500 Claim</w:t>
            </w:r>
          </w:p>
        </w:tc>
        <w:tc>
          <w:tcPr>
            <w:tcW w:w="0" w:type="auto"/>
            <w:noWrap/>
            <w:vAlign w:val="center"/>
            <w:hideMark/>
          </w:tcPr>
          <w:p w:rsidRPr="003C6730" w:rsidR="001F163E" w:rsidP="0056797D" w:rsidRDefault="001F163E" w14:paraId="11FEC684"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r w:rsidRPr="004A0252" w:rsidR="001F163E" w:rsidTr="001F163E" w14:paraId="67A4FFD4" w14:textId="77777777">
        <w:trPr>
          <w:trHeight w:val="70"/>
          <w:jc w:val="center"/>
        </w:trPr>
        <w:tc>
          <w:tcPr>
            <w:tcW w:w="0" w:type="auto"/>
            <w:noWrap/>
            <w:vAlign w:val="center"/>
            <w:hideMark/>
          </w:tcPr>
          <w:p w:rsidRPr="003C6730" w:rsidR="001F163E" w:rsidP="0056797D" w:rsidRDefault="001F163E" w14:paraId="31A887D9"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1F163E" w:rsidP="0056797D" w:rsidRDefault="001F163E" w14:paraId="2970531F"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Standard</w:t>
            </w:r>
          </w:p>
        </w:tc>
      </w:tr>
    </w:tbl>
    <w:p w:rsidR="001F163E" w:rsidP="007018AA" w:rsidRDefault="001F163E" w14:paraId="0B37A899" w14:textId="77777777">
      <w:pPr>
        <w:ind w:left="144"/>
      </w:pPr>
    </w:p>
    <w:p w:rsidR="000659FA" w:rsidP="007018AA" w:rsidRDefault="000659FA" w14:paraId="734AFC9B" w14:textId="4750599A">
      <w:pPr>
        <w:ind w:left="144"/>
      </w:pPr>
      <w:r>
        <w:t>Pre-processing document traits for this implementation are:</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2"/>
        <w:gridCol w:w="5246"/>
      </w:tblGrid>
      <w:tr w:rsidRPr="004A0252" w:rsidR="000659FA" w:rsidTr="0056797D" w14:paraId="3D448B83" w14:textId="77777777">
        <w:trPr>
          <w:trHeight w:val="288"/>
          <w:jc w:val="center"/>
        </w:trPr>
        <w:tc>
          <w:tcPr>
            <w:tcW w:w="0" w:type="auto"/>
            <w:shd w:val="clear" w:color="auto" w:fill="4472C4" w:themeFill="accent1"/>
            <w:noWrap/>
            <w:vAlign w:val="center"/>
            <w:hideMark/>
          </w:tcPr>
          <w:p w:rsidRPr="004A0252" w:rsidR="000659FA" w:rsidP="0056797D" w:rsidRDefault="000659FA" w14:paraId="3AC9ABD5" w14:textId="6BBD31A4">
            <w:pPr>
              <w:spacing w:after="0" w:line="240" w:lineRule="auto"/>
              <w:rPr>
                <w:rFonts w:ascii="Aptos Narrow" w:hAnsi="Aptos Narrow" w:eastAsia="Times New Roman" w:cs="Times New Roman"/>
                <w:b/>
                <w:bCs/>
                <w:color w:val="FFFFFF" w:themeColor="background1"/>
                <w:kern w:val="0"/>
                <w14:ligatures w14:val="none"/>
              </w:rPr>
            </w:pPr>
            <w:r w:rsidRPr="004A0252">
              <w:rPr>
                <w:rFonts w:ascii="Aptos Narrow" w:hAnsi="Aptos Narrow" w:eastAsia="Times New Roman" w:cs="Times New Roman"/>
                <w:b/>
                <w:bCs/>
                <w:color w:val="FFFFFF" w:themeColor="background1"/>
                <w:kern w:val="0"/>
                <w14:ligatures w14:val="none"/>
              </w:rPr>
              <w:t xml:space="preserve">Document </w:t>
            </w:r>
            <w:r w:rsidR="009809DD">
              <w:rPr>
                <w:rFonts w:ascii="Aptos Narrow" w:hAnsi="Aptos Narrow" w:eastAsia="Times New Roman" w:cs="Times New Roman"/>
                <w:b/>
                <w:bCs/>
                <w:color w:val="FFFFFF" w:themeColor="background1"/>
                <w:kern w:val="0"/>
                <w14:ligatures w14:val="none"/>
              </w:rPr>
              <w:t>Trait</w:t>
            </w:r>
          </w:p>
        </w:tc>
        <w:tc>
          <w:tcPr>
            <w:tcW w:w="0" w:type="auto"/>
            <w:shd w:val="clear" w:color="auto" w:fill="4472C4" w:themeFill="accent1"/>
            <w:noWrap/>
            <w:vAlign w:val="center"/>
            <w:hideMark/>
          </w:tcPr>
          <w:p w:rsidRPr="004A0252" w:rsidR="000659FA" w:rsidP="0056797D" w:rsidRDefault="009809DD" w14:paraId="65D1D0CF" w14:textId="2AC544B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Handling Notes</w:t>
            </w:r>
          </w:p>
        </w:tc>
      </w:tr>
      <w:tr w:rsidRPr="004A0252" w:rsidR="000659FA" w:rsidTr="0056797D" w14:paraId="61C843D8" w14:textId="77777777">
        <w:trPr>
          <w:trHeight w:val="288"/>
          <w:jc w:val="center"/>
        </w:trPr>
        <w:tc>
          <w:tcPr>
            <w:tcW w:w="0" w:type="auto"/>
            <w:noWrap/>
            <w:vAlign w:val="center"/>
            <w:hideMark/>
          </w:tcPr>
          <w:p w:rsidRPr="003C6730" w:rsidR="000659FA" w:rsidP="0056797D" w:rsidRDefault="009809DD" w14:paraId="09A8F32A" w14:textId="0A4E0B46">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EOBs</w:t>
            </w:r>
          </w:p>
        </w:tc>
        <w:tc>
          <w:tcPr>
            <w:tcW w:w="0" w:type="auto"/>
            <w:noWrap/>
            <w:vAlign w:val="center"/>
            <w:hideMark/>
          </w:tcPr>
          <w:p w:rsidRPr="003C6730" w:rsidR="000659FA" w:rsidP="0056797D" w:rsidRDefault="000659FA" w14:paraId="31854C2E" w14:textId="6F26EE69">
            <w:pPr>
              <w:spacing w:after="0" w:line="240" w:lineRule="auto"/>
              <w:rPr>
                <w:rFonts w:ascii="Aptos Narrow" w:hAnsi="Aptos Narrow" w:eastAsia="Times New Roman" w:cs="Times New Roman"/>
                <w:color w:val="000000"/>
                <w:kern w:val="0"/>
                <w14:ligatures w14:val="none"/>
              </w:rPr>
            </w:pPr>
          </w:p>
        </w:tc>
      </w:tr>
      <w:tr w:rsidRPr="004A0252" w:rsidR="000659FA" w:rsidTr="0056797D" w14:paraId="1CB93AEB" w14:textId="77777777">
        <w:trPr>
          <w:trHeight w:val="70"/>
          <w:jc w:val="center"/>
        </w:trPr>
        <w:tc>
          <w:tcPr>
            <w:tcW w:w="0" w:type="auto"/>
            <w:noWrap/>
            <w:vAlign w:val="center"/>
            <w:hideMark/>
          </w:tcPr>
          <w:p w:rsidRPr="003C6730" w:rsidR="000659FA" w:rsidP="0056797D" w:rsidRDefault="009809DD" w14:paraId="5ADFAC14" w14:textId="05BC6CE4">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X</w:t>
            </w:r>
            <w:r w:rsidR="0007671A">
              <w:rPr>
                <w:rFonts w:ascii="Aptos Narrow" w:hAnsi="Aptos Narrow" w:eastAsia="Times New Roman" w:cs="Times New Roman"/>
                <w:color w:val="000000"/>
                <w:kern w:val="0"/>
                <w14:ligatures w14:val="none"/>
              </w:rPr>
              <w:t>r</w:t>
            </w:r>
            <w:r>
              <w:rPr>
                <w:rFonts w:ascii="Aptos Narrow" w:hAnsi="Aptos Narrow" w:eastAsia="Times New Roman" w:cs="Times New Roman"/>
                <w:color w:val="000000"/>
                <w:kern w:val="0"/>
                <w14:ligatures w14:val="none"/>
              </w:rPr>
              <w:t>ay Sticker</w:t>
            </w:r>
            <w:r w:rsidR="005C032B">
              <w:rPr>
                <w:rFonts w:ascii="Aptos Narrow" w:hAnsi="Aptos Narrow" w:eastAsia="Times New Roman" w:cs="Times New Roman"/>
                <w:color w:val="000000"/>
                <w:kern w:val="0"/>
                <w14:ligatures w14:val="none"/>
              </w:rPr>
              <w:t>s</w:t>
            </w:r>
          </w:p>
        </w:tc>
        <w:tc>
          <w:tcPr>
            <w:tcW w:w="0" w:type="auto"/>
            <w:noWrap/>
            <w:vAlign w:val="center"/>
            <w:hideMark/>
          </w:tcPr>
          <w:p w:rsidRPr="003C6730" w:rsidR="000659FA" w:rsidP="0056797D" w:rsidRDefault="00521424" w14:paraId="51D969B6" w14:textId="3A5D3DB2">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May only be used with ‘ADA Dental Claim’ Document Type</w:t>
            </w:r>
          </w:p>
        </w:tc>
      </w:tr>
      <w:tr w:rsidRPr="004A0252" w:rsidR="009809DD" w:rsidTr="0056797D" w14:paraId="2946D11B" w14:textId="77777777">
        <w:trPr>
          <w:trHeight w:val="70"/>
          <w:jc w:val="center"/>
        </w:trPr>
        <w:tc>
          <w:tcPr>
            <w:tcW w:w="0" w:type="auto"/>
            <w:noWrap/>
            <w:vAlign w:val="center"/>
          </w:tcPr>
          <w:p w:rsidR="009809DD" w:rsidP="0056797D" w:rsidRDefault="005C032B" w14:paraId="60CAB35E" w14:textId="5E2AFF5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Other Attachments</w:t>
            </w:r>
          </w:p>
        </w:tc>
        <w:tc>
          <w:tcPr>
            <w:tcW w:w="0" w:type="auto"/>
            <w:noWrap/>
            <w:vAlign w:val="center"/>
          </w:tcPr>
          <w:p w:rsidRPr="003C6730" w:rsidR="009809DD" w:rsidP="0056797D" w:rsidRDefault="009809DD" w14:paraId="5B500E70" w14:textId="77777777">
            <w:pPr>
              <w:spacing w:after="0" w:line="240" w:lineRule="auto"/>
              <w:rPr>
                <w:rFonts w:ascii="Aptos Narrow" w:hAnsi="Aptos Narrow" w:eastAsia="Times New Roman" w:cs="Times New Roman"/>
                <w:color w:val="000000"/>
                <w:kern w:val="0"/>
                <w14:ligatures w14:val="none"/>
              </w:rPr>
            </w:pPr>
          </w:p>
        </w:tc>
      </w:tr>
      <w:tr w:rsidRPr="004A0252" w:rsidR="005C032B" w:rsidTr="0056797D" w14:paraId="7E2F46D9" w14:textId="77777777">
        <w:trPr>
          <w:trHeight w:val="70"/>
          <w:jc w:val="center"/>
        </w:trPr>
        <w:tc>
          <w:tcPr>
            <w:tcW w:w="0" w:type="auto"/>
            <w:noWrap/>
            <w:vAlign w:val="center"/>
          </w:tcPr>
          <w:p w:rsidR="005C032B" w:rsidP="0056797D" w:rsidRDefault="005C032B" w14:paraId="639BE5C8" w14:textId="58766497">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Global Attachment</w:t>
            </w:r>
          </w:p>
        </w:tc>
        <w:tc>
          <w:tcPr>
            <w:tcW w:w="0" w:type="auto"/>
            <w:noWrap/>
            <w:vAlign w:val="center"/>
          </w:tcPr>
          <w:p w:rsidRPr="003C6730" w:rsidR="005C032B" w:rsidP="0056797D" w:rsidRDefault="005C032B" w14:paraId="6ECB0943" w14:textId="77777777">
            <w:pPr>
              <w:spacing w:after="0" w:line="240" w:lineRule="auto"/>
              <w:rPr>
                <w:rFonts w:ascii="Aptos Narrow" w:hAnsi="Aptos Narrow" w:eastAsia="Times New Roman" w:cs="Times New Roman"/>
                <w:color w:val="000000"/>
                <w:kern w:val="0"/>
                <w14:ligatures w14:val="none"/>
              </w:rPr>
            </w:pPr>
          </w:p>
        </w:tc>
      </w:tr>
    </w:tbl>
    <w:p w:rsidR="009809DD" w:rsidP="007018AA" w:rsidRDefault="009809DD" w14:paraId="2FAC9ECC" w14:textId="77777777">
      <w:pPr>
        <w:ind w:left="144"/>
      </w:pPr>
    </w:p>
    <w:p w:rsidRPr="00B82799" w:rsidR="000659FA" w:rsidP="007018AA" w:rsidRDefault="000659FA" w14:paraId="4B26628B" w14:textId="4211BE99">
      <w:pPr>
        <w:ind w:left="144"/>
      </w:pPr>
      <w:r>
        <w:t xml:space="preserve">A batch may have multiple pre-processing document traits, but all documents within that batch should possess </w:t>
      </w:r>
      <w:r w:rsidR="009809DD">
        <w:t xml:space="preserve">each trait. </w:t>
      </w:r>
    </w:p>
    <w:p w:rsidR="00382576" w:rsidP="00A6028F" w:rsidRDefault="003500CA" w14:paraId="295A41A3" w14:textId="1828C7A4">
      <w:pPr>
        <w:pStyle w:val="Heading4"/>
        <w:ind w:left="0"/>
      </w:pPr>
      <w:r>
        <w:t>Document Types</w:t>
      </w:r>
    </w:p>
    <w:p w:rsidR="009F63B7" w:rsidP="00EB55B5" w:rsidRDefault="00AE037F" w14:paraId="56DB1C4A" w14:textId="08CD0D13">
      <w:pPr>
        <w:ind w:left="144"/>
      </w:pPr>
      <w:r w:rsidR="00AE037F">
        <w:rPr/>
        <w:t>As part of the configuration process, GHI Benefitss must define the full set of document types that SDS will receive and process. From the pre-processing document types, the resulting post-processing document types below may be achieved:</w:t>
      </w:r>
      <w:r w:rsidR="4C3300BC">
        <w:rPr/>
      </w:r>
      <w:r w:rsidR="00AE037F">
        <w:rPr/>
      </w:r>
      <w:r w:rsidR="00521424">
        <w:rPr/>
      </w:r>
      <w:r w:rsidR="000B6357">
        <w:rPr/>
      </w:r>
      <w:r w:rsidR="00EB55B5">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9"/>
        <w:gridCol w:w="1678"/>
        <w:gridCol w:w="6043"/>
      </w:tblGrid>
      <w:tr w:rsidRPr="004A0252" w:rsidR="00F52F12" w:rsidTr="00B61729" w14:paraId="65D38527" w14:textId="77777777">
        <w:trPr>
          <w:trHeight w:val="288"/>
        </w:trPr>
        <w:tc>
          <w:tcPr>
            <w:tcW w:w="0" w:type="auto"/>
            <w:shd w:val="clear" w:color="auto" w:fill="4472C4" w:themeFill="accent1"/>
            <w:noWrap/>
            <w:vAlign w:val="center"/>
            <w:hideMark/>
          </w:tcPr>
          <w:p w:rsidRPr="004A0252" w:rsidR="00F52F12" w:rsidP="004A0252" w:rsidRDefault="00EB55B5" w14:paraId="06EF4082" w14:textId="4498DB78">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Pre-Processing Document Type</w:t>
            </w:r>
          </w:p>
        </w:tc>
        <w:tc>
          <w:tcPr>
            <w:tcW w:w="0" w:type="auto"/>
            <w:shd w:val="clear" w:color="auto" w:fill="4472C4" w:themeFill="accent1"/>
            <w:noWrap/>
            <w:vAlign w:val="center"/>
            <w:hideMark/>
          </w:tcPr>
          <w:p w:rsidRPr="004A0252" w:rsidR="00F52F12" w:rsidP="004A0252" w:rsidRDefault="00EB55B5" w14:paraId="238A7A8B" w14:textId="38288D8B">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 xml:space="preserve">Post-Processing Document Type </w:t>
            </w:r>
          </w:p>
        </w:tc>
        <w:tc>
          <w:tcPr>
            <w:tcW w:w="0" w:type="auto"/>
            <w:shd w:val="clear" w:color="auto" w:fill="4472C4" w:themeFill="accent1"/>
            <w:noWrap/>
            <w:vAlign w:val="center"/>
            <w:hideMark/>
          </w:tcPr>
          <w:p w:rsidRPr="004A0252" w:rsidR="00F52F12" w:rsidP="004A0252" w:rsidRDefault="001D1377" w14:paraId="128BECA2" w14:textId="231A95C9">
            <w:pPr>
              <w:spacing w:after="0" w:line="240" w:lineRule="auto"/>
              <w:rPr>
                <w:rFonts w:ascii="Aptos Narrow" w:hAnsi="Aptos Narrow" w:eastAsia="Times New Roman" w:cs="Times New Roman"/>
                <w:b/>
                <w:bCs/>
                <w:color w:val="FFFFFF" w:themeColor="background1"/>
                <w:kern w:val="0"/>
                <w14:ligatures w14:val="none"/>
              </w:rPr>
            </w:pPr>
            <w:r>
              <w:rPr>
                <w:rFonts w:ascii="Aptos Narrow" w:hAnsi="Aptos Narrow" w:eastAsia="Times New Roman" w:cs="Times New Roman"/>
                <w:b/>
                <w:bCs/>
                <w:color w:val="FFFFFF" w:themeColor="background1"/>
                <w:kern w:val="0"/>
                <w14:ligatures w14:val="none"/>
              </w:rPr>
              <w:t>Identification Notes</w:t>
            </w:r>
          </w:p>
        </w:tc>
      </w:tr>
      <w:tr w:rsidRPr="004A0252" w:rsidR="00F52F12" w:rsidTr="00B61729" w14:paraId="676C17AF" w14:textId="77777777">
        <w:trPr>
          <w:trHeight w:val="288"/>
        </w:trPr>
        <w:tc>
          <w:tcPr>
            <w:tcW w:w="0" w:type="auto"/>
            <w:noWrap/>
            <w:vAlign w:val="center"/>
            <w:hideMark/>
          </w:tcPr>
          <w:p w:rsidRPr="003C6730" w:rsidR="00F52F12" w:rsidP="004A0252" w:rsidRDefault="00F52F12" w14:paraId="7EA807F3" w14:textId="55D30ABD">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 xml:space="preserve">CMS1500 </w:t>
            </w:r>
            <w:r w:rsidR="009F63B7">
              <w:rPr>
                <w:rFonts w:ascii="Aptos Narrow" w:hAnsi="Aptos Narrow" w:eastAsia="Times New Roman" w:cs="Times New Roman"/>
                <w:color w:val="000000"/>
                <w:kern w:val="0"/>
                <w14:ligatures w14:val="none"/>
              </w:rPr>
              <w:t>Claim</w:t>
            </w:r>
          </w:p>
        </w:tc>
        <w:tc>
          <w:tcPr>
            <w:tcW w:w="0" w:type="auto"/>
            <w:noWrap/>
            <w:vAlign w:val="center"/>
            <w:hideMark/>
          </w:tcPr>
          <w:p w:rsidRPr="003C6730" w:rsidR="00F52F12" w:rsidP="004A0252" w:rsidRDefault="00EB55B5" w14:paraId="0F45ECDE" w14:textId="6E387FA2">
            <w:pPr>
              <w:spacing w:after="0" w:line="240" w:lineRule="auto"/>
              <w:rPr>
                <w:rFonts w:ascii="Aptos Narrow" w:hAnsi="Aptos Narrow" w:eastAsia="Times New Roman" w:cs="Times New Roman"/>
                <w:color w:val="000000"/>
                <w:kern w:val="0"/>
                <w14:ligatures w14:val="none"/>
              </w:rPr>
            </w:pPr>
            <w:commentRangeStart w:id="100"/>
            <w:r>
              <w:rPr>
                <w:rFonts w:ascii="Aptos Narrow" w:hAnsi="Aptos Narrow" w:eastAsia="Times New Roman" w:cs="Times New Roman"/>
                <w:color w:val="000000"/>
                <w:kern w:val="0"/>
                <w14:ligatures w14:val="none"/>
              </w:rPr>
              <w:t>CMS1500 Vision Claim</w:t>
            </w:r>
            <w:commentRangeEnd w:id="100"/>
            <w:r w:rsidRPr="003C6730" w:rsidR="00293A3A">
              <w:rPr>
                <w:rStyle w:val="CommentReference"/>
                <w:rFonts w:ascii="Aptos Narrow" w:hAnsi="Aptos Narrow" w:eastAsia="Times New Roman" w:cs="Times New Roman"/>
                <w:color w:val="000000"/>
                <w:kern w:val="0"/>
                <w:sz w:val="22"/>
                <w:szCs w:val="22"/>
                <w14:ligatures w14:val="none"/>
              </w:rPr>
              <w:commentReference w:id="100"/>
            </w:r>
          </w:p>
        </w:tc>
        <w:tc>
          <w:tcPr>
            <w:tcW w:w="0" w:type="auto"/>
            <w:noWrap/>
            <w:vAlign w:val="bottom"/>
          </w:tcPr>
          <w:p w:rsidRPr="003C6730" w:rsidR="00F52F12" w:rsidP="004A0252" w:rsidRDefault="00EB55B5" w14:paraId="089CB03B" w14:textId="464B18FE">
            <w:pPr>
              <w:spacing w:after="0" w:line="240" w:lineRule="auto"/>
              <w:rPr>
                <w:rFonts w:ascii="Aptos Narrow" w:hAnsi="Aptos Narrow" w:eastAsia="Times New Roman" w:cs="Times New Roman"/>
                <w:color w:val="000000"/>
                <w:kern w:val="0"/>
                <w14:ligatures w14:val="none"/>
              </w:rPr>
            </w:pPr>
            <w:commentRangeStart w:id="101"/>
            <w:commentRangeStart w:id="102"/>
            <w:r>
              <w:rPr>
                <w:rFonts w:ascii="Aptos Narrow" w:hAnsi="Aptos Narrow" w:eastAsia="Times New Roman" w:cs="Times New Roman"/>
                <w:color w:val="000000"/>
                <w:kern w:val="0"/>
                <w14:ligatures w14:val="none"/>
              </w:rPr>
              <w:t>If Vision claim identifiers are not present</w:t>
            </w:r>
            <w:r w:rsidR="003354E1">
              <w:rPr>
                <w:rFonts w:ascii="Aptos Narrow" w:hAnsi="Aptos Narrow" w:eastAsia="Times New Roman" w:cs="Times New Roman"/>
                <w:color w:val="000000"/>
                <w:kern w:val="0"/>
                <w14:ligatures w14:val="none"/>
              </w:rPr>
              <w:t xml:space="preserve">, document will reject. </w:t>
            </w:r>
            <w:commentRangeEnd w:id="101"/>
            <w:r w:rsidRPr="003C6730" w:rsidR="001D1377">
              <w:rPr>
                <w:rStyle w:val="CommentReference"/>
                <w:rFonts w:ascii="Aptos Narrow" w:hAnsi="Aptos Narrow" w:eastAsia="Times New Roman" w:cs="Times New Roman"/>
                <w:color w:val="000000"/>
                <w:kern w:val="0"/>
                <w:sz w:val="22"/>
                <w:szCs w:val="22"/>
                <w14:ligatures w14:val="none"/>
              </w:rPr>
              <w:commentReference w:id="101"/>
            </w:r>
            <w:commentRangeEnd w:id="102"/>
            <w:r>
              <w:rPr>
                <w:rStyle w:val="CommentReference"/>
              </w:rPr>
              <w:commentReference w:id="102"/>
            </w:r>
          </w:p>
        </w:tc>
      </w:tr>
      <w:tr w:rsidRPr="004A0252" w:rsidR="00F52F12" w:rsidTr="00B61729" w14:paraId="126CE3EB" w14:textId="77777777">
        <w:trPr>
          <w:trHeight w:val="70"/>
        </w:trPr>
        <w:tc>
          <w:tcPr>
            <w:tcW w:w="0" w:type="auto"/>
            <w:noWrap/>
            <w:vAlign w:val="center"/>
            <w:hideMark/>
          </w:tcPr>
          <w:p w:rsidRPr="003C6730" w:rsidR="00F52F12" w:rsidP="004A0252" w:rsidRDefault="00F52F12" w14:paraId="53810C02" w14:textId="77777777">
            <w:pPr>
              <w:spacing w:after="0" w:line="240" w:lineRule="auto"/>
              <w:rPr>
                <w:rFonts w:ascii="Aptos Narrow" w:hAnsi="Aptos Narrow" w:eastAsia="Times New Roman" w:cs="Times New Roman"/>
                <w:color w:val="000000"/>
                <w:kern w:val="0"/>
                <w14:ligatures w14:val="none"/>
              </w:rPr>
            </w:pPr>
            <w:r w:rsidRPr="003C6730">
              <w:rPr>
                <w:rFonts w:ascii="Aptos Narrow" w:hAnsi="Aptos Narrow" w:eastAsia="Times New Roman" w:cs="Times New Roman"/>
                <w:color w:val="000000"/>
                <w:kern w:val="0"/>
                <w14:ligatures w14:val="none"/>
              </w:rPr>
              <w:t>ADA Dental Claim</w:t>
            </w:r>
          </w:p>
        </w:tc>
        <w:tc>
          <w:tcPr>
            <w:tcW w:w="0" w:type="auto"/>
            <w:noWrap/>
            <w:vAlign w:val="center"/>
            <w:hideMark/>
          </w:tcPr>
          <w:p w:rsidRPr="003C6730" w:rsidR="00F52F12" w:rsidP="004A0252" w:rsidRDefault="001D1377" w14:paraId="18B68FAE" w14:textId="15B8C5FA">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bottom"/>
          </w:tcPr>
          <w:p w:rsidRPr="003C6730" w:rsidR="00F52F12" w:rsidP="004A0252" w:rsidRDefault="00F52F12" w14:paraId="2EB2CFB8" w14:textId="035AB04B">
            <w:pPr>
              <w:spacing w:after="0" w:line="240" w:lineRule="auto"/>
              <w:rPr>
                <w:rFonts w:ascii="Aptos Narrow" w:hAnsi="Aptos Narrow" w:eastAsia="Times New Roman" w:cs="Times New Roman"/>
                <w:color w:val="000000"/>
                <w:kern w:val="0"/>
                <w14:ligatures w14:val="none"/>
              </w:rPr>
            </w:pPr>
          </w:p>
        </w:tc>
      </w:tr>
      <w:tr w:rsidRPr="004A0252" w:rsidR="009F63B7" w:rsidTr="00B61729" w14:paraId="74CBF60D" w14:textId="77777777">
        <w:trPr>
          <w:trHeight w:val="70"/>
        </w:trPr>
        <w:tc>
          <w:tcPr>
            <w:tcW w:w="0" w:type="auto"/>
            <w:noWrap/>
            <w:vAlign w:val="center"/>
          </w:tcPr>
          <w:p w:rsidRPr="003C6730" w:rsidR="009F63B7" w:rsidP="004A0252" w:rsidRDefault="001D1377" w14:paraId="42EB2A8D" w14:textId="045BAF8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ADA Dental Claim</w:t>
            </w:r>
          </w:p>
        </w:tc>
        <w:tc>
          <w:tcPr>
            <w:tcW w:w="0" w:type="auto"/>
            <w:noWrap/>
            <w:vAlign w:val="center"/>
          </w:tcPr>
          <w:p w:rsidRPr="003C6730" w:rsidR="009F63B7" w:rsidP="004A0252" w:rsidRDefault="001D1377" w14:paraId="52CC2CE0" w14:textId="764C0F0F">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Pre-Treatment Estimate Dental</w:t>
            </w:r>
          </w:p>
        </w:tc>
        <w:tc>
          <w:tcPr>
            <w:tcW w:w="0" w:type="auto"/>
            <w:noWrap/>
            <w:vAlign w:val="bottom"/>
          </w:tcPr>
          <w:p w:rsidR="009F63B7" w:rsidP="004A0252" w:rsidRDefault="00B87A5F" w14:paraId="7DE27C6A" w14:textId="3FE2928D">
            <w:pPr>
              <w:spacing w:after="0" w:line="240" w:lineRule="auto"/>
              <w:rPr>
                <w:rFonts w:ascii="Aptos Narrow" w:hAnsi="Aptos Narrow" w:eastAsia="Times New Roman" w:cs="Times New Roman"/>
                <w:color w:val="000000"/>
                <w:kern w:val="0"/>
                <w14:ligatures w14:val="none"/>
              </w:rPr>
            </w:pPr>
            <w:r>
              <w:rPr>
                <w:rFonts w:ascii="Aptos Narrow" w:hAnsi="Aptos Narrow" w:eastAsia="Times New Roman" w:cs="Times New Roman"/>
                <w:color w:val="000000"/>
                <w:kern w:val="0"/>
                <w14:ligatures w14:val="none"/>
              </w:rPr>
              <w:t xml:space="preserve">Identified by presence of </w:t>
            </w:r>
            <w:r w:rsidR="00B66716">
              <w:rPr>
                <w:rFonts w:ascii="Aptos Narrow" w:hAnsi="Aptos Narrow" w:eastAsia="Times New Roman" w:cs="Times New Roman"/>
                <w:color w:val="000000"/>
                <w:kern w:val="0"/>
                <w14:ligatures w14:val="none"/>
              </w:rPr>
              <w:t xml:space="preserve">Box 1 ‘Request for Predetermination/Preauthorization’ checked OR </w:t>
            </w:r>
            <w:commentRangeStart w:id="103"/>
            <w:commentRangeStart w:id="104"/>
            <w:r w:rsidR="00B66716">
              <w:rPr>
                <w:rFonts w:ascii="Aptos Narrow" w:hAnsi="Aptos Narrow" w:eastAsia="Times New Roman" w:cs="Times New Roman"/>
                <w:color w:val="000000"/>
                <w:kern w:val="0"/>
                <w14:ligatures w14:val="none"/>
              </w:rPr>
              <w:t>no date of service</w:t>
            </w:r>
            <w:r w:rsidR="002372D6">
              <w:rPr>
                <w:rFonts w:ascii="Aptos Narrow" w:hAnsi="Aptos Narrow" w:eastAsia="Times New Roman" w:cs="Times New Roman"/>
                <w:color w:val="000000"/>
                <w:kern w:val="0"/>
                <w14:ligatures w14:val="none"/>
              </w:rPr>
              <w:t xml:space="preserve"> present</w:t>
            </w:r>
            <w:r w:rsidR="00B66716">
              <w:rPr>
                <w:rFonts w:ascii="Aptos Narrow" w:hAnsi="Aptos Narrow" w:eastAsia="Times New Roman" w:cs="Times New Roman"/>
                <w:color w:val="000000"/>
                <w:kern w:val="0"/>
                <w14:ligatures w14:val="none"/>
              </w:rPr>
              <w:t xml:space="preserve"> on service lines</w:t>
            </w:r>
            <w:commentRangeEnd w:id="103"/>
            <w:r w:rsidR="00B66716">
              <w:rPr>
                <w:rStyle w:val="CommentReference"/>
                <w:rFonts w:ascii="Aptos Narrow" w:hAnsi="Aptos Narrow" w:eastAsia="Times New Roman" w:cs="Times New Roman"/>
                <w:color w:val="000000"/>
                <w:kern w:val="0"/>
                <w:sz w:val="22"/>
                <w:szCs w:val="22"/>
                <w14:ligatures w14:val="none"/>
              </w:rPr>
              <w:commentReference w:id="103"/>
            </w:r>
            <w:commentRangeEnd w:id="104"/>
            <w:r>
              <w:rPr>
                <w:rStyle w:val="CommentReference"/>
              </w:rPr>
              <w:commentReference w:id="104"/>
            </w:r>
          </w:p>
        </w:tc>
      </w:tr>
    </w:tbl>
    <w:p w:rsidR="004A0252" w:rsidP="00A6028F" w:rsidRDefault="004A0252" w14:paraId="113F2EAE" w14:textId="77777777"/>
    <w:p w:rsidR="00D63F53" w:rsidP="00A6028F" w:rsidRDefault="00D63F53" w14:paraId="5AF1A0B9" w14:textId="0430DB8D">
      <w:pPr>
        <w:pStyle w:val="Heading4"/>
        <w:ind w:left="0"/>
      </w:pPr>
      <w:commentRangeStart w:id="105"/>
      <w:r>
        <w:t>Exceptions &amp; Prioritization</w:t>
      </w:r>
      <w:commentRangeEnd w:id="105"/>
      <w:r w:rsidR="002372D6">
        <w:rPr>
          <w:rStyle w:val="CommentReference"/>
          <w:sz w:val="22"/>
          <w:szCs w:val="22"/>
        </w:rPr>
        <w:commentReference w:id="105"/>
      </w:r>
    </w:p>
    <w:p w:rsidR="00B65564" w:rsidDel="00D83BFA" w:rsidP="00A6028F" w:rsidRDefault="00B65564" w14:paraId="17A1F8EA" w14:textId="0E778BE8">
      <w:pPr>
        <w:ind w:left="144"/>
        <w:rPr>
          <w:del w:author="Ann Dion" w:date="2026-01-12T21:35:00Z" w16du:dateUtc="2026-01-13T03:35:00Z" w:id="106"/>
        </w:rPr>
      </w:pPr>
      <w:del w:author="Ann Dion" w:date="2026-01-12T21:35:00Z" w16du:dateUtc="2026-01-13T03:35:00Z" w:id="107">
        <w:r w:rsidDel="00D83BFA">
          <w:delText>Some document types require elevated handling or customized routing rules due to federal/state regulations, contractual obligations (e.g., performance guarantees), or specific client workflows. SDS supports exception handling and prioritization logic at the document-type level to ensure critical documents</w:delText>
        </w:r>
        <w:r w:rsidDel="00D83BFA" w:rsidR="00151824">
          <w:delText xml:space="preserve">, </w:delText>
        </w:r>
        <w:r w:rsidDel="00D83BFA">
          <w:delText>such as expedited appeals or regulatory submissions</w:delText>
        </w:r>
        <w:r w:rsidDel="00D83BFA" w:rsidR="00151824">
          <w:delText xml:space="preserve">, </w:delText>
        </w:r>
        <w:r w:rsidDel="00D83BFA">
          <w:delText>are identified and processed appropriately.</w:delText>
        </w:r>
      </w:del>
    </w:p>
    <w:p w:rsidR="00B65564" w:rsidDel="00D83BFA" w:rsidP="00A6028F" w:rsidRDefault="00B65564" w14:paraId="3CB89403" w14:textId="59E09E66">
      <w:pPr>
        <w:ind w:left="144"/>
        <w:rPr>
          <w:del w:author="Ann Dion" w:date="2026-01-12T21:35:00Z" w16du:dateUtc="2026-01-13T03:35:00Z" w:id="108"/>
        </w:rPr>
      </w:pPr>
      <w:del w:author="Ann Dion" w:date="2026-01-12T21:35:00Z" w16du:dateUtc="2026-01-13T03:35:00Z" w:id="109">
        <w:r w:rsidDel="00D83BFA">
          <w:delText>Examples include:</w:delText>
        </w:r>
      </w:del>
    </w:p>
    <w:p w:rsidR="00B65564" w:rsidDel="00D83BFA" w:rsidP="00A2324A" w:rsidRDefault="00B65564" w14:paraId="18ABCA3F" w14:textId="5D7C36C8">
      <w:pPr>
        <w:pStyle w:val="ListParagraph"/>
        <w:numPr>
          <w:ilvl w:val="0"/>
          <w:numId w:val="18"/>
        </w:numPr>
        <w:ind w:left="864"/>
        <w:rPr>
          <w:del w:author="Ann Dion" w:date="2026-01-12T21:35:00Z" w16du:dateUtc="2026-01-13T03:35:00Z" w:id="110"/>
        </w:rPr>
      </w:pPr>
      <w:del w:author="Ann Dion" w:date="2026-01-12T21:35:00Z" w16du:dateUtc="2026-01-13T03:35:00Z" w:id="111">
        <w:r w:rsidRPr="00484474" w:rsidDel="00D83BFA">
          <w:rPr>
            <w:u w:val="single"/>
          </w:rPr>
          <w:lastRenderedPageBreak/>
          <w:delText>Expedited Appeals</w:delText>
        </w:r>
        <w:r w:rsidDel="00D83BFA">
          <w:delText>: Triggered by keywords such as “expedited,” “DOI,” or “IDR,” or if received via a designated fax line.</w:delText>
        </w:r>
      </w:del>
    </w:p>
    <w:p w:rsidR="00B65564" w:rsidDel="00D83BFA" w:rsidP="00A2324A" w:rsidRDefault="00B65564" w14:paraId="248FCED0" w14:textId="7806E017">
      <w:pPr>
        <w:pStyle w:val="ListParagraph"/>
        <w:numPr>
          <w:ilvl w:val="0"/>
          <w:numId w:val="18"/>
        </w:numPr>
        <w:ind w:left="864"/>
        <w:rPr>
          <w:del w:author="Ann Dion" w:date="2026-01-12T21:35:00Z" w16du:dateUtc="2026-01-13T03:35:00Z" w:id="112"/>
        </w:rPr>
      </w:pPr>
      <w:del w:author="Ann Dion" w:date="2026-01-12T21:35:00Z" w16du:dateUtc="2026-01-13T03:35:00Z" w:id="113">
        <w:r w:rsidRPr="00484474" w:rsidDel="00D83BFA">
          <w:rPr>
            <w:u w:val="single"/>
          </w:rPr>
          <w:delText>Claim Adjustment Exceptions</w:delText>
        </w:r>
        <w:r w:rsidDel="00D83BFA">
          <w:delText>: Claims submitted with certain frequency codes (e.g., frequency code “7”) may need to be redirected from standard claims queues to a provider correspondence workflow.</w:delText>
        </w:r>
      </w:del>
    </w:p>
    <w:p w:rsidR="00B65564" w:rsidDel="00D83BFA" w:rsidP="00A6028F" w:rsidRDefault="00B65564" w14:paraId="11AF146F" w14:textId="4DD3F77A">
      <w:pPr>
        <w:ind w:left="144"/>
        <w:rPr>
          <w:del w:author="Ann Dion" w:date="2026-01-12T21:35:00Z" w16du:dateUtc="2026-01-13T03:35:00Z" w:id="114"/>
        </w:rPr>
      </w:pPr>
      <w:del w:author="Ann Dion" w:date="2026-01-12T21:35:00Z" w16du:dateUtc="2026-01-13T03:35:00Z" w:id="115">
        <w:r w:rsidDel="00D83BFA">
          <w:delText>All prioritization and exception-handling logic must be clearly defined. SDS will incorporate these rules into document identification and routing logic to ensure compliance and operational efficiency.</w:delText>
        </w:r>
      </w:del>
    </w:p>
    <w:p w:rsidR="00B65564" w:rsidDel="00D83BFA" w:rsidP="00A6028F" w:rsidRDefault="00B65564" w14:paraId="04AFA079" w14:textId="77589280">
      <w:pPr>
        <w:ind w:left="144"/>
        <w:rPr>
          <w:del w:author="Ann Dion" w:date="2026-01-12T21:35:00Z" w16du:dateUtc="2026-01-13T03:35:00Z" w:id="116"/>
        </w:rPr>
      </w:pPr>
      <w:del w:author="Ann Dion" w:date="2026-01-12T21:35:00Z" w16du:dateUtc="2026-01-13T03:35:00Z" w:id="117">
        <w:r w:rsidDel="00D83BFA">
          <w:delText>For this implementation, the following exception and prioritization rules will apply:</w:delText>
        </w:r>
      </w:del>
    </w:p>
    <w:p w:rsidRPr="001E76FE" w:rsidR="001F163E" w:rsidDel="00D83BFA" w:rsidP="002372D6" w:rsidRDefault="001F163E" w14:paraId="0BAA2703" w14:textId="1BF93E06">
      <w:pPr>
        <w:pStyle w:val="ListParagraph"/>
        <w:ind w:left="1584"/>
        <w:rPr>
          <w:del w:author="Ann Dion" w:date="2026-01-12T21:35:00Z" w16du:dateUtc="2026-01-13T03:35:00Z" w:id="118"/>
          <w:highlight w:val="yellow"/>
        </w:rPr>
      </w:pPr>
    </w:p>
    <w:p w:rsidR="00621118" w:rsidP="004E53CC" w:rsidRDefault="00B65564" w14:paraId="0FAEC053" w14:textId="1FD5E879">
      <w:pPr>
        <w:ind w:left="144"/>
      </w:pPr>
      <w:del w:author="Ann Dion" w:date="2026-01-12T21:35:00Z" w16du:dateUtc="2026-01-13T03:35:00Z" w:id="119">
        <w:r w:rsidRPr="002F1E1B" w:rsidDel="00D83BFA">
          <w:rPr>
            <w:highlight w:val="yellow"/>
          </w:rPr>
          <w:delText>[Insert client-specific rules – e.g., “Appeals received via Fax Line 2 or with ‘IDR’ in the subject will be flagged as expedited. Claims with frequency code 7 will be reclassified as provider correspondence.”]</w:delText>
        </w:r>
      </w:del>
    </w:p>
    <w:p w:rsidR="00551A01" w:rsidP="00A6028F" w:rsidRDefault="00551A01" w14:paraId="03070D48" w14:textId="0DCD222F">
      <w:pPr>
        <w:pStyle w:val="Heading3"/>
        <w:ind w:left="0"/>
      </w:pPr>
      <w:bookmarkStart w:name="_Toc219150796" w:id="120"/>
      <w:commentRangeStart w:id="121"/>
      <w:r>
        <w:t>Data Capture</w:t>
      </w:r>
      <w:bookmarkEnd w:id="120"/>
      <w:commentRangeEnd w:id="121"/>
      <w:r w:rsidR="009333DC">
        <w:rPr>
          <w:rStyle w:val="CommentReference"/>
          <w:sz w:val="24"/>
          <w:szCs w:val="24"/>
        </w:rPr>
        <w:commentReference w:id="121"/>
      </w:r>
    </w:p>
    <w:p w:rsidR="0017294E" w:rsidP="00A6028F" w:rsidRDefault="0017294E" w14:paraId="5725FED2" w14:textId="3BA3526C">
      <w:pPr>
        <w:ind w:left="144"/>
      </w:pPr>
      <w:r>
        <w:t>SDS provides flexible, high-accuracy data capture services that extract structured data elements from a wide range of document types. Our platform supports both automated and manual data entry workflows, configured to meet each client’s specific business and regulatory requirements. Captured fields are used to support downstream processing, validation, routing, and integration with client systems.</w:t>
      </w:r>
    </w:p>
    <w:p w:rsidR="0017294E" w:rsidP="00A6028F" w:rsidRDefault="0017294E" w14:paraId="0AD72E79" w14:textId="14B40893">
      <w:pPr>
        <w:ind w:left="144"/>
      </w:pPr>
      <w:r>
        <w:t>Data capture configurations are defined at the document type level and are organized into the following categories</w:t>
      </w:r>
      <w:r w:rsidR="0038006E">
        <w:t>. For this implementation, the following capture</w:t>
      </w:r>
      <w:r w:rsidR="00DB28FC">
        <w:t xml:space="preserve"> configurations are in scope</w:t>
      </w:r>
      <w:r>
        <w:t>:</w:t>
      </w:r>
    </w:p>
    <w:p w:rsidR="00DB28FC" w:rsidP="00DB28FC" w:rsidRDefault="0017294E" w14:paraId="68459543" w14:textId="20959277">
      <w:pPr>
        <w:pStyle w:val="ListParagraph"/>
        <w:numPr>
          <w:ilvl w:val="0"/>
          <w:numId w:val="13"/>
        </w:numPr>
        <w:ind w:left="936"/>
      </w:pPr>
      <w:r w:rsidRPr="00347B27">
        <w:rPr>
          <w:u w:val="single"/>
        </w:rPr>
        <w:t>Standard Claims</w:t>
      </w:r>
      <w:r w:rsidR="00347B27">
        <w:t xml:space="preserve">: </w:t>
      </w:r>
      <w:r>
        <w:t>CMS-1500</w:t>
      </w:r>
      <w:r w:rsidR="0007671A">
        <w:t xml:space="preserve"> </w:t>
      </w:r>
      <w:r>
        <w:t>and ADA Dental forms with predefined field mapping and validation.</w:t>
      </w:r>
    </w:p>
    <w:p w:rsidR="00DB28FC" w:rsidP="00DB28FC" w:rsidRDefault="007D4733" w14:paraId="6935F748" w14:textId="7CB27D55">
      <w:pPr>
        <w:pStyle w:val="ListParagraph"/>
        <w:numPr>
          <w:ilvl w:val="0"/>
          <w:numId w:val="13"/>
        </w:numPr>
        <w:ind w:left="936"/>
      </w:pPr>
      <w:r>
        <w:rPr>
          <w:u w:val="single"/>
        </w:rPr>
        <w:t>X-Ray Sticker ID Capture</w:t>
      </w:r>
      <w:r w:rsidRPr="007D4733" w:rsidR="00DB28FC">
        <w:rPr>
          <w:b/>
          <w:bCs/>
        </w:rPr>
        <w:t xml:space="preserve">: </w:t>
      </w:r>
      <w:r w:rsidR="00B008FD">
        <w:t>Documents that are scanned in</w:t>
      </w:r>
      <w:r w:rsidR="0007671A">
        <w:t xml:space="preserve"> with</w:t>
      </w:r>
      <w:r w:rsidR="00B008FD">
        <w:t xml:space="preserve"> ‘</w:t>
      </w:r>
      <w:r w:rsidR="0007671A">
        <w:t>Xray S</w:t>
      </w:r>
      <w:r w:rsidR="00B008FD">
        <w:t xml:space="preserve">ticker’ will be routed to supplemental capture for capture </w:t>
      </w:r>
      <w:r w:rsidR="0007671A">
        <w:t xml:space="preserve">and mapping of sticker identifier. </w:t>
      </w:r>
    </w:p>
    <w:p w:rsidR="00C207EF" w:rsidP="0007671A" w:rsidRDefault="0007671A" w14:paraId="4761C828" w14:textId="28E344E8">
      <w:r>
        <w:t xml:space="preserve">Data capture configurations that are not in scope </w:t>
      </w:r>
      <w:r w:rsidR="00CC023D">
        <w:t xml:space="preserve">for this implementation include: </w:t>
      </w:r>
    </w:p>
    <w:p w:rsidRPr="00CC023D" w:rsidR="00CC023D" w:rsidP="00A6028F" w:rsidRDefault="00CC023D" w14:paraId="7FAA804E" w14:textId="4E8428A3">
      <w:pPr>
        <w:pStyle w:val="ListParagraph"/>
        <w:numPr>
          <w:ilvl w:val="0"/>
          <w:numId w:val="13"/>
        </w:numPr>
        <w:ind w:left="936"/>
      </w:pPr>
      <w:r>
        <w:rPr>
          <w:u w:val="single"/>
        </w:rPr>
        <w:t>Standard Claims</w:t>
      </w:r>
      <w:r>
        <w:rPr>
          <w:b/>
          <w:bCs/>
          <w:u w:val="single"/>
        </w:rPr>
        <w:t>:</w:t>
      </w:r>
      <w:r>
        <w:t xml:space="preserve"> UB04 forms with predefined field mapping and validation. </w:t>
      </w:r>
    </w:p>
    <w:p w:rsidRPr="000B64E6" w:rsidR="00C207EF" w:rsidP="00CC023D" w:rsidRDefault="0017294E" w14:paraId="4EC3767A" w14:textId="3233157B">
      <w:pPr>
        <w:pStyle w:val="ListParagraph"/>
        <w:numPr>
          <w:ilvl w:val="0"/>
          <w:numId w:val="13"/>
        </w:numPr>
        <w:ind w:left="936"/>
        <w:rPr/>
      </w:pPr>
      <w:r w:rsidRPr="45859D95" w:rsidR="0017294E">
        <w:rPr>
          <w:u w:val="single"/>
        </w:rPr>
        <w:t>Non-Standard Claims: Includes member-submitted forms, pharmacy receipts, and other custom formats requiring GHI Benefits-specific rules.</w:t>
      </w:r>
      <w:r w:rsidR="00347B27">
        <w:rPr/>
      </w:r>
      <w:r w:rsidR="0017294E">
        <w:rPr/>
      </w:r>
      <w:r w:rsidR="0B5B9E2B">
        <w:rPr/>
      </w:r>
      <w:r w:rsidR="0017294E">
        <w:rPr/>
      </w:r>
    </w:p>
    <w:p w:rsidRPr="00CC023D" w:rsidR="000B64E6" w:rsidP="00CC023D" w:rsidRDefault="0017294E" w14:paraId="7D1E81D0" w14:textId="2F1FA351">
      <w:pPr>
        <w:pStyle w:val="ListParagraph"/>
        <w:numPr>
          <w:ilvl w:val="0"/>
          <w:numId w:val="13"/>
        </w:numPr>
        <w:ind w:left="936"/>
        <w:rPr>
          <w:u w:val="single"/>
        </w:rPr>
      </w:pPr>
      <w:commentRangeStart w:id="122"/>
      <w:r w:rsidRPr="000B64E6">
        <w:rPr>
          <w:u w:val="single"/>
        </w:rPr>
        <w:t>Explanation of Benefits (EOBs)</w:t>
      </w:r>
      <w:r w:rsidRPr="000B64E6" w:rsidR="00347B27">
        <w:t xml:space="preserve">: </w:t>
      </w:r>
      <w:r w:rsidRPr="000B64E6">
        <w:t>Capture of payer adjudication data, including allowed amounts, adjustments, and payment references.</w:t>
      </w:r>
      <w:commentRangeEnd w:id="122"/>
      <w:r w:rsidRPr="00CC023D" w:rsidR="007C19BC">
        <w:rPr>
          <w:rStyle w:val="CommentReference"/>
          <w:sz w:val="22"/>
          <w:szCs w:val="22"/>
          <w:u w:val="single"/>
        </w:rPr>
        <w:commentReference w:id="122"/>
      </w:r>
    </w:p>
    <w:p w:rsidRPr="000B64E6" w:rsidR="0017294E" w:rsidP="00A6028F" w:rsidRDefault="0017294E" w14:paraId="2A9F3D64" w14:textId="2F9D67F4">
      <w:pPr>
        <w:pStyle w:val="ListParagraph"/>
        <w:numPr>
          <w:ilvl w:val="0"/>
          <w:numId w:val="13"/>
        </w:numPr>
        <w:ind w:left="936"/>
        <w:rPr>
          <w:u w:val="single"/>
        </w:rPr>
      </w:pPr>
      <w:r w:rsidRPr="000B64E6">
        <w:rPr>
          <w:u w:val="single"/>
        </w:rPr>
        <w:t>Correspondence</w:t>
      </w:r>
      <w:r w:rsidRPr="000B64E6" w:rsidR="00347B27">
        <w:t>:</w:t>
      </w:r>
      <w:r w:rsidRPr="000B64E6">
        <w:t xml:space="preserve"> Structured capture of key fields such as Member ID, Claim Number, Appeal Type, and Date of Service, supporting queueing and resolution workflows.</w:t>
      </w:r>
    </w:p>
    <w:p w:rsidRPr="0017294E" w:rsidR="0017294E" w:rsidP="00A6028F" w:rsidRDefault="0017294E" w14:paraId="6E8181A2" w14:textId="4F080A80">
      <w:pPr>
        <w:ind w:left="144"/>
      </w:pPr>
      <w:r>
        <w:t xml:space="preserve">Each document type will have its own defined index fields, validation logic, and exception handling criteria as detailed in the subsections that follow. </w:t>
      </w:r>
    </w:p>
    <w:p w:rsidR="00551A01" w:rsidP="00A6028F" w:rsidRDefault="009333DC" w14:paraId="08A8487F" w14:textId="6F4AFB72">
      <w:pPr>
        <w:pStyle w:val="Heading4"/>
        <w:ind w:left="0"/>
      </w:pPr>
      <w:r>
        <w:t>CMS1500 and ADA Dental Claim Forms</w:t>
      </w:r>
    </w:p>
    <w:p w:rsidR="00B873BD" w:rsidP="00A6028F" w:rsidRDefault="00B873BD" w14:paraId="2E086D1E" w14:textId="669C4DC1">
      <w:pPr>
        <w:ind w:left="144"/>
      </w:pPr>
      <w:r w:rsidR="00B873BD">
        <w:rPr/>
        <w:t>SDS supports automated data capture from standard claim forms, including CMS-1500 and ADA Dental Claim Forms. These forms are processed using a combination of optical character recognition (OCR), business rules, and human validation to ensure high accuracy and compliance with payer and regulatory requirements. Data is extracted at the field level (e.g., Member ID, Provider NPI, Tooth Number, CDT Codes, Claim Amount, Date of Service), with validation logic configured to align with SNIP standards, payer-specific rules, and GHI Benefits-defined business needs.</w:t>
      </w:r>
      <w:r w:rsidR="00B873BD">
        <w:rPr/>
      </w:r>
      <w:r w:rsidR="1FC307B6">
        <w:rPr/>
      </w:r>
      <w:r w:rsidR="00B873BD">
        <w:rPr/>
      </w:r>
    </w:p>
    <w:p w:rsidR="00382576" w:rsidP="00A6028F" w:rsidRDefault="00551A01" w14:paraId="137D9B17" w14:textId="0C4AF193">
      <w:pPr>
        <w:pStyle w:val="Heading4"/>
        <w:ind w:left="0"/>
      </w:pPr>
      <w:commentRangeStart w:id="123"/>
      <w:r>
        <w:t>Non-Standard Claims</w:t>
      </w:r>
      <w:commentRangeEnd w:id="123"/>
      <w:r w:rsidR="009333DC">
        <w:rPr>
          <w:rStyle w:val="CommentReference"/>
          <w:sz w:val="22"/>
          <w:szCs w:val="22"/>
        </w:rPr>
        <w:commentReference w:id="123"/>
      </w:r>
    </w:p>
    <w:p w:rsidR="00FC7096" w:rsidDel="009333DC" w:rsidP="00A6028F" w:rsidRDefault="00FC7096" w14:paraId="27B55521" w14:textId="625A20F4">
      <w:pPr>
        <w:ind w:left="144"/>
        <w:rPr>
          <w:del w:author="Ann Dion" w:date="2026-01-12T21:42:00Z" w16du:dateUtc="2026-01-13T03:42:00Z" w:id="124"/>
        </w:rPr>
      </w:pPr>
      <w:del w:author="Ann Dion" w:date="2026-01-12T21:42:00Z" w16du:dateUtc="2026-01-13T03:42:00Z" w:id="125">
        <w:r w:rsidRPr="00FC7096" w:rsidDel="009333DC">
          <w:delText>SDS supports data capture from a variety of non-standard claim forms, which can include member-submitted documents, superbills, pharmacy claims, and vision claims. These document types often vary by client in both format and content. To ensure consistency and compatibility with downstream processing systems, SDS maps the extracted data to a corresponding standard claim template (e.g., CMS-1500 or UB-04) as part of normalization.</w:delText>
        </w:r>
      </w:del>
    </w:p>
    <w:p w:rsidR="00FC7096" w:rsidDel="009333DC" w:rsidP="00A6028F" w:rsidRDefault="00FC7096" w14:paraId="728F8AA8" w14:textId="190548E3">
      <w:pPr>
        <w:ind w:left="144"/>
        <w:rPr>
          <w:del w:author="Ann Dion" w:date="2026-01-12T21:42:00Z" w16du:dateUtc="2026-01-13T03:42:00Z" w:id="126"/>
        </w:rPr>
      </w:pPr>
      <w:del w:author="Ann Dion" w:date="2026-01-12T21:42:00Z" w16du:dateUtc="2026-01-13T03:42:00Z" w:id="127">
        <w:r w:rsidRPr="00FC7096" w:rsidDel="009333DC">
          <w:delText>Where required data elements are missing from the source document, SDS applies client-specific default values to ensure claim completeness and compliance. These default codes</w:delText>
        </w:r>
        <w:r w:rsidDel="009333DC" w:rsidR="00AE3FB6">
          <w:delText xml:space="preserve">, </w:delText>
        </w:r>
        <w:r w:rsidRPr="00FC7096" w:rsidDel="009333DC">
          <w:delText>such as billing provider information, place of service, or diagnosis codes</w:delText>
        </w:r>
        <w:r w:rsidDel="009333DC" w:rsidR="00AE3FB6">
          <w:delText xml:space="preserve">, </w:delText>
        </w:r>
        <w:r w:rsidRPr="00FC7096" w:rsidDel="009333DC">
          <w:delText>are established during implementation and maintained based on client direction.</w:delText>
        </w:r>
      </w:del>
    </w:p>
    <w:p w:rsidR="00382576" w:rsidP="00A6028F" w:rsidRDefault="00382576" w14:paraId="08FB4D0B" w14:textId="7CD0875D">
      <w:pPr>
        <w:pStyle w:val="Heading4"/>
        <w:ind w:left="0"/>
      </w:pPr>
      <w:commentRangeStart w:id="128"/>
      <w:r>
        <w:t>EOB/EOP</w:t>
      </w:r>
      <w:commentRangeEnd w:id="128"/>
      <w:r w:rsidR="0044176A">
        <w:rPr>
          <w:rStyle w:val="CommentReference"/>
          <w:sz w:val="22"/>
          <w:szCs w:val="22"/>
        </w:rPr>
        <w:commentReference w:id="128"/>
      </w:r>
    </w:p>
    <w:p w:rsidR="00A25FCC" w:rsidDel="0044176A" w:rsidP="00A6028F" w:rsidRDefault="00A25FCC" w14:paraId="388D84E2" w14:textId="6B647794">
      <w:pPr>
        <w:ind w:left="144"/>
        <w:rPr>
          <w:del w:author="Ann Dion" w:date="2026-01-12T21:44:00Z" w16du:dateUtc="2026-01-13T03:44:00Z" w:id="129"/>
        </w:rPr>
      </w:pPr>
      <w:del w:author="Ann Dion" w:date="2026-01-12T21:44:00Z" w16du:dateUtc="2026-01-13T03:44:00Z" w:id="130">
        <w:r w:rsidDel="0044176A">
          <w:delText>SDS offers flexible data capture services for Explanation of Benefits (EOB) and Explanation of Payments (EOP) documents. Capture requirements vary by client and may include claim header-level data, claim line-level detail, or a combination of both. In some cases, clients may define entirely customized data capture rules to support specific downstream processes or reconciliation needs.</w:delText>
        </w:r>
      </w:del>
    </w:p>
    <w:p w:rsidR="00A25FCC" w:rsidDel="0044176A" w:rsidP="00A6028F" w:rsidRDefault="00A25FCC" w14:paraId="444957BC" w14:textId="71BAD96F">
      <w:pPr>
        <w:ind w:left="144"/>
        <w:rPr>
          <w:del w:author="Ann Dion" w:date="2026-01-12T21:44:00Z" w16du:dateUtc="2026-01-13T03:44:00Z" w:id="131"/>
        </w:rPr>
      </w:pPr>
      <w:del w:author="Ann Dion" w:date="2026-01-12T21:44:00Z" w16du:dateUtc="2026-01-13T03:44:00Z" w:id="132">
        <w:r w:rsidDel="0044176A">
          <w:delText xml:space="preserve">SDS configures capture profiles to meet these requirements, including logic for payer matching, check number validation, claim balancing, and multi-page remittance handling. </w:delText>
        </w:r>
      </w:del>
    </w:p>
    <w:p w:rsidR="00551A01" w:rsidP="00A6028F" w:rsidRDefault="00551A01" w14:paraId="23F46657" w14:textId="77FDA2A9">
      <w:pPr>
        <w:pStyle w:val="Heading4"/>
        <w:ind w:left="0"/>
      </w:pPr>
      <w:commentRangeStart w:id="133"/>
      <w:r>
        <w:t>Correspondence</w:t>
      </w:r>
      <w:commentRangeEnd w:id="133"/>
      <w:r w:rsidR="0044176A">
        <w:rPr>
          <w:rStyle w:val="CommentReference"/>
          <w:sz w:val="22"/>
          <w:szCs w:val="22"/>
        </w:rPr>
        <w:commentReference w:id="133"/>
      </w:r>
    </w:p>
    <w:p w:rsidR="0074152B" w:rsidDel="0044176A" w:rsidP="00A6028F" w:rsidRDefault="0074152B" w14:paraId="6CF82950" w14:textId="3DAC855A">
      <w:pPr>
        <w:ind w:left="144"/>
        <w:rPr>
          <w:del w:author="Ann Dion" w:date="2026-01-12T21:44:00Z" w16du:dateUtc="2026-01-13T03:44:00Z" w:id="134"/>
        </w:rPr>
      </w:pPr>
      <w:del w:author="Ann Dion" w:date="2026-01-12T21:44:00Z" w16du:dateUtc="2026-01-13T03:44:00Z" w:id="135">
        <w:r w:rsidDel="0044176A">
          <w:delText>SDS provides highly configurable data capture services for correspondence documents, which vary significantly across clients. These may include appeals, reconsiderations, member letters, provider inquiries, medical records, and other types of inbound communication. Each client defines their own document taxonomy and associated indexing requirements.</w:delText>
        </w:r>
      </w:del>
    </w:p>
    <w:p w:rsidRPr="001A2C62" w:rsidR="001A2C62" w:rsidDel="0044176A" w:rsidP="004E53CC" w:rsidRDefault="0074152B" w14:paraId="399CAB25" w14:textId="339F0322">
      <w:pPr>
        <w:ind w:left="144"/>
        <w:rPr>
          <w:del w:author="Ann Dion" w:date="2026-01-12T21:44:00Z" w16du:dateUtc="2026-01-13T03:44:00Z" w:id="136"/>
        </w:rPr>
      </w:pPr>
      <w:del w:author="Ann Dion" w:date="2026-01-12T21:44:00Z" w16du:dateUtc="2026-01-13T03:44:00Z" w:id="137">
        <w:r w:rsidDel="0044176A">
          <w:delText>SDS supports the capture of up to 10 correspondence document types by default, with the ability to expand as needed. Each document type can include up to 12 index values</w:delText>
        </w:r>
        <w:r w:rsidDel="0044176A" w:rsidR="006D70A2">
          <w:delText xml:space="preserve"> by default</w:delText>
        </w:r>
        <w:r w:rsidDel="0044176A">
          <w:delText xml:space="preserve">, such as Member ID, Claim Number, Date of Service, Provider NPI, and Appeal Type. </w:delText>
        </w:r>
        <w:r w:rsidRPr="00A304AB" w:rsidDel="0044176A" w:rsidR="00A304AB">
          <w:delText>These values are used to support intelligent routing and enable efficient search and retrieval in downstream document repositories.</w:delText>
        </w:r>
      </w:del>
    </w:p>
    <w:p w:rsidRPr="008C7050" w:rsidR="008C7050" w:rsidDel="0044176A" w:rsidP="00A6028F" w:rsidRDefault="008C7050" w14:paraId="6208E8FF" w14:textId="107C00D1">
      <w:pPr>
        <w:rPr>
          <w:del w:author="Ann Dion" w:date="2026-01-12T21:44:00Z" w16du:dateUtc="2026-01-13T03:44:00Z" w:id="138"/>
        </w:rPr>
      </w:pPr>
    </w:p>
    <w:p w:rsidR="00551A01" w:rsidP="00A6028F" w:rsidRDefault="00382576" w14:paraId="7E734911" w14:textId="5401C5E3">
      <w:pPr>
        <w:pStyle w:val="Heading3"/>
        <w:ind w:left="0"/>
      </w:pPr>
      <w:bookmarkStart w:name="_Toc219150797" w:id="139"/>
      <w:commentRangeStart w:id="140"/>
      <w:commentRangeStart w:id="141"/>
      <w:r>
        <w:lastRenderedPageBreak/>
        <w:t xml:space="preserve">Member </w:t>
      </w:r>
      <w:r w:rsidR="004F58E8">
        <w:t>Matching</w:t>
      </w:r>
      <w:bookmarkEnd w:id="139"/>
      <w:commentRangeEnd w:id="141"/>
      <w:r w:rsidR="004700F5">
        <w:rPr>
          <w:rStyle w:val="CommentReference"/>
          <w:sz w:val="24"/>
          <w:szCs w:val="24"/>
        </w:rPr>
        <w:commentReference w:id="141"/>
      </w:r>
      <w:commentRangeEnd w:id="140"/>
      <w:r w:rsidR="00B3562F">
        <w:rPr>
          <w:rStyle w:val="CommentReference"/>
          <w:sz w:val="24"/>
          <w:szCs w:val="24"/>
        </w:rPr>
        <w:commentReference w:id="140"/>
      </w:r>
    </w:p>
    <w:p w:rsidR="00FA5B92" w:rsidP="45859D95" w:rsidRDefault="00FA5B92" w14:paraId="09E681CF" w14:textId="64335451">
      <w:pPr>
        <w:pStyle w:val="Heading4"/>
        <w:numPr>
          <w:ilvl w:val="0"/>
          <w:numId w:val="0"/>
        </w:numPr>
        <w:rPr>
          <w:rFonts w:ascii="Calibri" w:hAnsi="Calibri" w:eastAsia="Calibri" w:cs="Arial" w:asciiTheme="minorAscii" w:hAnsiTheme="minorAscii" w:eastAsiaTheme="minorAscii" w:cstheme="minorBidi"/>
          <w:i w:val="0"/>
          <w:iCs w:val="0"/>
          <w:color w:val="auto"/>
        </w:rPr>
      </w:pPr>
      <w:r w:rsidRPr="45859D95" w:rsidR="00FA5B92">
        <w:rPr>
          <w:rFonts w:ascii="Calibri" w:hAnsi="Calibri" w:eastAsia="Calibri" w:cs="Arial" w:asciiTheme="minorAscii" w:hAnsiTheme="minorAscii" w:eastAsiaTheme="minorAscii" w:cstheme="minorBidi"/>
          <w:i w:val="0"/>
          <w:iCs w:val="0"/>
          <w:color w:val="auto"/>
        </w:rPr>
        <w:t>SDS performs member matching by validating membership data captured from incoming documents, such as Member ID, Name, and Date of Birth, against the GHI Benefits’s eligibility file, most commonly in the industry-standard 834 format or a comma-delimited file. This matching process ensures the document is tied to an active and valid member before continuing through downstream workflows. In addition to supporting accurate document processing, member matching also informs any shoring restrictions, group-based routing, or special handling requirements tied to specific lines of business, employer groups, or plan types. SDS applies a set of standard matching rules that leverage both exact and fuzzy logic, with the ability to incorporate GHI Benefits-specific matching logic and override scenarios based on business rules.</w:t>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C4CE6">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1F13AA">
        <w:rPr>
          <w:rFonts w:ascii="Calibri" w:hAnsi="Calibri" w:eastAsia="Calibri" w:cs="Arial" w:asciiTheme="minorAscii" w:hAnsiTheme="minorAscii" w:eastAsiaTheme="minorAscii" w:cstheme="minorBidi"/>
          <w:i w:val="0"/>
          <w:iCs w:val="0"/>
          <w:color w:val="auto"/>
        </w:rPr>
      </w:r>
      <w:r w:rsidRPr="45859D95" w:rsidR="00B85C1E">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D33F05">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r w:rsidRPr="45859D95" w:rsidR="423AFEF8">
        <w:rPr>
          <w:rFonts w:ascii="Calibri" w:hAnsi="Calibri" w:eastAsia="Calibri" w:cs="Arial" w:asciiTheme="minorAscii" w:hAnsiTheme="minorAscii" w:eastAsiaTheme="minorAscii" w:cstheme="minorBidi"/>
          <w:i w:val="0"/>
          <w:iCs w:val="0"/>
          <w:color w:val="auto"/>
        </w:rPr>
      </w:r>
      <w:r w:rsidRPr="45859D95" w:rsidR="00FA5B92">
        <w:rPr>
          <w:rFonts w:ascii="Calibri" w:hAnsi="Calibri" w:eastAsia="Calibri" w:cs="Arial" w:asciiTheme="minorAscii" w:hAnsiTheme="minorAscii" w:eastAsiaTheme="minorAscii" w:cstheme="minorBidi"/>
          <w:i w:val="0"/>
          <w:iCs w:val="0"/>
          <w:color w:val="auto"/>
        </w:rPr>
      </w:r>
    </w:p>
    <w:p w:rsidRPr="001327AC" w:rsidR="001327AC" w:rsidP="00A6028F" w:rsidRDefault="001327AC" w14:paraId="23E7C8E2" w14:textId="77777777"/>
    <w:p w:rsidR="008C7050" w:rsidP="00A6028F" w:rsidRDefault="008C7050" w14:paraId="09E99C5E" w14:textId="6315B542">
      <w:pPr>
        <w:pStyle w:val="Heading4"/>
        <w:ind w:left="0"/>
      </w:pPr>
      <w:commentRangeStart w:id="142"/>
      <w:r>
        <w:t>Matching File Type</w:t>
      </w:r>
      <w:commentRangeEnd w:id="142"/>
      <w:r w:rsidR="00B1125F">
        <w:rPr>
          <w:rStyle w:val="CommentReference"/>
          <w:sz w:val="22"/>
          <w:szCs w:val="22"/>
        </w:rPr>
        <w:commentReference w:id="142"/>
      </w:r>
    </w:p>
    <w:p w:rsidRPr="00C122EC" w:rsidR="00784C7F" w:rsidP="00A6028F" w:rsidRDefault="00784C7F" w14:paraId="08DB3F63" w14:textId="52D256B4">
      <w:pPr>
        <w:ind w:left="144"/>
      </w:pPr>
      <w:r w:rsidRPr="00C122EC">
        <w:t>SDS relies on industry-standard eligibility files</w:t>
      </w:r>
      <w:r w:rsidR="001F13AA">
        <w:t xml:space="preserve"> or comma-delimited file with required data elements </w:t>
      </w:r>
      <w:r w:rsidRPr="00C122EC">
        <w:t xml:space="preserve">to perform member validation, with the HIPAA-compliant </w:t>
      </w:r>
      <w:r w:rsidR="00FF1240">
        <w:t xml:space="preserve">ANSI X12 </w:t>
      </w:r>
      <w:r w:rsidRPr="00C122EC">
        <w:t xml:space="preserve">834 format serving as the primary file type. The </w:t>
      </w:r>
      <w:r w:rsidR="00EE0E97">
        <w:t>membership</w:t>
      </w:r>
      <w:r w:rsidRPr="00C122EC">
        <w:t xml:space="preserve"> file provides essential member-level data used during the matching process to verify identity and eligibility based on captured document information.</w:t>
      </w:r>
    </w:p>
    <w:p w:rsidRPr="00C122EC" w:rsidR="00784C7F" w:rsidP="00A6028F" w:rsidRDefault="00784C7F" w14:paraId="5B756FBB" w14:textId="7F67089D">
      <w:pPr>
        <w:ind w:left="144"/>
      </w:pPr>
      <w:r w:rsidRPr="00C122EC">
        <w:t xml:space="preserve">The </w:t>
      </w:r>
      <w:r w:rsidR="00B56D16">
        <w:t xml:space="preserve">membership </w:t>
      </w:r>
      <w:r w:rsidRPr="00C122EC">
        <w:t>file must include core elements such as Member ID, Subscriber ID, First Name, Last Name, Date of Birth, and Coverage Effective Dates. These fields are used to validate and associate incoming documents with an active member record, supporting both operational accuracy and compliance.</w:t>
      </w:r>
    </w:p>
    <w:p w:rsidR="00686950" w:rsidP="00A6028F" w:rsidRDefault="00784C7F" w14:paraId="5EDF9CA1" w14:textId="2F29F998">
      <w:pPr>
        <w:ind w:left="144"/>
      </w:pPr>
      <w:r w:rsidR="00784C7F">
        <w:rPr/>
        <w:t xml:space="preserve">While SDS adheres to standard 834 / member file processing logic, GHI Benefits-specific nuances, such as unique identifiers, can be configured. </w:t>
      </w:r>
      <w:r w:rsidR="008F772C">
        <w:rPr/>
      </w:r>
      <w:r w:rsidR="00784C7F">
        <w:rPr/>
      </w:r>
      <w:r w:rsidR="2663F221">
        <w:rPr/>
      </w:r>
      <w:r w:rsidR="00784C7F">
        <w:rPr/>
      </w:r>
      <w:r w:rsidR="00327246">
        <w:rPr/>
      </w:r>
      <w:r w:rsidR="00784C7F">
        <w:rPr/>
      </w:r>
      <w:r w:rsidR="00F810C4">
        <w:rPr/>
      </w:r>
      <w:r w:rsidR="00784C7F">
        <w:rPr/>
      </w:r>
      <w:r w:rsidR="00686950">
        <w:rPr/>
      </w:r>
    </w:p>
    <w:p w:rsidR="1044FD09" w:rsidP="45715169" w:rsidRDefault="1044FD09" w14:paraId="55F4D2D9" w14:textId="0F0AA2C2">
      <w:pPr>
        <w:ind w:left="144"/>
      </w:pPr>
      <w:commentRangeStart w:id="143"/>
      <w:r>
        <w:t xml:space="preserve">For this implementation, the Membership </w:t>
      </w:r>
      <w:r w:rsidR="2E6A5FE9">
        <w:t>F</w:t>
      </w:r>
      <w:r>
        <w:t xml:space="preserve">ile will contain the following information: </w:t>
      </w:r>
      <w:commentRangeEnd w:id="143"/>
      <w:r w:rsidR="00B3562F">
        <w:rPr>
          <w:rStyle w:val="CommentReference"/>
          <w:sz w:val="22"/>
          <w:szCs w:val="22"/>
        </w:rPr>
        <w:commentReference w:id="143"/>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2428"/>
        <w:gridCol w:w="1874"/>
        <w:gridCol w:w="2989"/>
      </w:tblGrid>
      <w:tr w:rsidR="45715169" w:rsidTr="45715169" w14:paraId="566302A9" w14:textId="77777777">
        <w:trPr>
          <w:trHeight w:val="285"/>
          <w:jc w:val="center"/>
        </w:trPr>
        <w:tc>
          <w:tcPr>
            <w:tcW w:w="2428" w:type="dxa"/>
            <w:shd w:val="clear" w:color="auto" w:fill="0070C0"/>
            <w:tcMar>
              <w:top w:w="15" w:type="dxa"/>
              <w:left w:w="15" w:type="dxa"/>
              <w:right w:w="15" w:type="dxa"/>
            </w:tcMar>
            <w:vAlign w:val="bottom"/>
          </w:tcPr>
          <w:p w:rsidR="45715169" w:rsidP="45715169" w:rsidRDefault="45715169" w14:paraId="50FE8DF2" w14:textId="5B653CCD">
            <w:pPr>
              <w:spacing w:after="0"/>
              <w:jc w:val="center"/>
            </w:pPr>
            <w:r w:rsidRPr="45715169">
              <w:rPr>
                <w:rFonts w:ascii="Calibri" w:hAnsi="Calibri" w:eastAsia="Calibri" w:cs="Calibri"/>
                <w:b/>
                <w:bCs/>
              </w:rPr>
              <w:t>Column Name</w:t>
            </w:r>
          </w:p>
        </w:tc>
        <w:tc>
          <w:tcPr>
            <w:tcW w:w="1874" w:type="dxa"/>
            <w:shd w:val="clear" w:color="auto" w:fill="0070C0"/>
            <w:tcMar>
              <w:top w:w="15" w:type="dxa"/>
              <w:left w:w="15" w:type="dxa"/>
              <w:right w:w="15" w:type="dxa"/>
            </w:tcMar>
            <w:vAlign w:val="bottom"/>
          </w:tcPr>
          <w:p w:rsidR="45715169" w:rsidP="45715169" w:rsidRDefault="45715169" w14:paraId="1D65F2CC" w14:textId="329CF57F">
            <w:pPr>
              <w:spacing w:after="0"/>
              <w:jc w:val="center"/>
            </w:pPr>
            <w:r w:rsidRPr="45715169">
              <w:rPr>
                <w:rFonts w:ascii="Calibri" w:hAnsi="Calibri" w:eastAsia="Calibri" w:cs="Calibri"/>
                <w:b/>
                <w:bCs/>
              </w:rPr>
              <w:t>Data Type</w:t>
            </w:r>
          </w:p>
        </w:tc>
        <w:tc>
          <w:tcPr>
            <w:tcW w:w="2989" w:type="dxa"/>
            <w:shd w:val="clear" w:color="auto" w:fill="0070C0"/>
            <w:tcMar>
              <w:top w:w="15" w:type="dxa"/>
              <w:left w:w="15" w:type="dxa"/>
              <w:right w:w="15" w:type="dxa"/>
            </w:tcMar>
            <w:vAlign w:val="bottom"/>
          </w:tcPr>
          <w:p w:rsidR="45715169" w:rsidP="45715169" w:rsidRDefault="45715169" w14:paraId="563BFDD5" w14:textId="35EA6D93">
            <w:pPr>
              <w:spacing w:after="0"/>
              <w:jc w:val="center"/>
            </w:pPr>
            <w:r w:rsidRPr="45715169">
              <w:rPr>
                <w:rFonts w:ascii="Calibri" w:hAnsi="Calibri" w:eastAsia="Calibri" w:cs="Calibri"/>
                <w:b/>
                <w:bCs/>
              </w:rPr>
              <w:t>Character Maximum Length</w:t>
            </w:r>
          </w:p>
        </w:tc>
      </w:tr>
      <w:tr w:rsidR="45715169" w:rsidTr="45715169" w14:paraId="1A51A0A2" w14:textId="77777777">
        <w:trPr>
          <w:trHeight w:val="285"/>
          <w:jc w:val="center"/>
        </w:trPr>
        <w:tc>
          <w:tcPr>
            <w:tcW w:w="2428" w:type="dxa"/>
            <w:tcMar>
              <w:top w:w="15" w:type="dxa"/>
              <w:left w:w="15" w:type="dxa"/>
              <w:right w:w="15" w:type="dxa"/>
            </w:tcMar>
            <w:vAlign w:val="bottom"/>
          </w:tcPr>
          <w:p w:rsidR="45715169" w:rsidP="45715169" w:rsidRDefault="45715169" w14:paraId="4A6FBF1F" w14:textId="1ED306CC">
            <w:pPr>
              <w:spacing w:after="0"/>
              <w:jc w:val="center"/>
            </w:pPr>
            <w:r w:rsidRPr="45715169">
              <w:rPr>
                <w:rFonts w:ascii="Calibri" w:hAnsi="Calibri" w:eastAsia="Calibri" w:cs="Calibri"/>
                <w:color w:val="000000" w:themeColor="text1"/>
              </w:rPr>
              <w:t>ssn</w:t>
            </w:r>
          </w:p>
        </w:tc>
        <w:tc>
          <w:tcPr>
            <w:tcW w:w="1874" w:type="dxa"/>
            <w:tcMar>
              <w:top w:w="15" w:type="dxa"/>
              <w:left w:w="15" w:type="dxa"/>
              <w:right w:w="15" w:type="dxa"/>
            </w:tcMar>
            <w:vAlign w:val="bottom"/>
          </w:tcPr>
          <w:p w:rsidR="45715169" w:rsidP="45715169" w:rsidRDefault="45715169" w14:paraId="584DD43D" w14:textId="7638C8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47D3C4A" w14:textId="4FAF7311">
            <w:pPr>
              <w:spacing w:after="0"/>
              <w:jc w:val="center"/>
            </w:pPr>
            <w:r w:rsidRPr="45715169">
              <w:rPr>
                <w:rFonts w:ascii="Calibri" w:hAnsi="Calibri" w:eastAsia="Calibri" w:cs="Calibri"/>
                <w:color w:val="000000" w:themeColor="text1"/>
              </w:rPr>
              <w:t>20</w:t>
            </w:r>
          </w:p>
        </w:tc>
      </w:tr>
      <w:tr w:rsidR="45715169" w:rsidTr="45715169" w14:paraId="125CCCBD" w14:textId="77777777">
        <w:trPr>
          <w:trHeight w:val="285"/>
          <w:jc w:val="center"/>
        </w:trPr>
        <w:tc>
          <w:tcPr>
            <w:tcW w:w="2428" w:type="dxa"/>
            <w:tcMar>
              <w:top w:w="15" w:type="dxa"/>
              <w:left w:w="15" w:type="dxa"/>
              <w:right w:w="15" w:type="dxa"/>
            </w:tcMar>
            <w:vAlign w:val="bottom"/>
          </w:tcPr>
          <w:p w:rsidR="45715169" w:rsidP="45715169" w:rsidRDefault="45715169" w14:paraId="4374D1F1" w14:textId="7C0A8588">
            <w:pPr>
              <w:spacing w:after="0"/>
              <w:jc w:val="center"/>
            </w:pPr>
            <w:r w:rsidRPr="45715169">
              <w:rPr>
                <w:rFonts w:ascii="Calibri" w:hAnsi="Calibri" w:eastAsia="Calibri" w:cs="Calibri"/>
                <w:color w:val="000000" w:themeColor="text1"/>
              </w:rPr>
              <w:t>member_number</w:t>
            </w:r>
          </w:p>
        </w:tc>
        <w:tc>
          <w:tcPr>
            <w:tcW w:w="1874" w:type="dxa"/>
            <w:tcMar>
              <w:top w:w="15" w:type="dxa"/>
              <w:left w:w="15" w:type="dxa"/>
              <w:right w:w="15" w:type="dxa"/>
            </w:tcMar>
            <w:vAlign w:val="bottom"/>
          </w:tcPr>
          <w:p w:rsidR="45715169" w:rsidP="45715169" w:rsidRDefault="45715169" w14:paraId="078380E3" w14:textId="6D03831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8034440" w14:textId="448AD171">
            <w:pPr>
              <w:spacing w:after="0"/>
              <w:jc w:val="center"/>
            </w:pPr>
            <w:r w:rsidRPr="45715169">
              <w:rPr>
                <w:rFonts w:ascii="Calibri" w:hAnsi="Calibri" w:eastAsia="Calibri" w:cs="Calibri"/>
                <w:color w:val="000000" w:themeColor="text1"/>
              </w:rPr>
              <w:t>20</w:t>
            </w:r>
          </w:p>
        </w:tc>
      </w:tr>
      <w:tr w:rsidR="45715169" w:rsidTr="45715169" w14:paraId="3907D274" w14:textId="77777777">
        <w:trPr>
          <w:trHeight w:val="285"/>
          <w:jc w:val="center"/>
        </w:trPr>
        <w:tc>
          <w:tcPr>
            <w:tcW w:w="2428" w:type="dxa"/>
            <w:tcMar>
              <w:top w:w="15" w:type="dxa"/>
              <w:left w:w="15" w:type="dxa"/>
              <w:right w:w="15" w:type="dxa"/>
            </w:tcMar>
            <w:vAlign w:val="bottom"/>
          </w:tcPr>
          <w:p w:rsidR="45715169" w:rsidP="45715169" w:rsidRDefault="45715169" w14:paraId="518F20DD" w14:textId="04A596D6">
            <w:pPr>
              <w:spacing w:after="0"/>
              <w:jc w:val="center"/>
            </w:pPr>
            <w:r w:rsidRPr="45715169">
              <w:rPr>
                <w:rFonts w:ascii="Calibri" w:hAnsi="Calibri" w:eastAsia="Calibri" w:cs="Calibri"/>
                <w:color w:val="000000" w:themeColor="text1"/>
              </w:rPr>
              <w:t>id_suffix</w:t>
            </w:r>
          </w:p>
        </w:tc>
        <w:tc>
          <w:tcPr>
            <w:tcW w:w="1874" w:type="dxa"/>
            <w:tcMar>
              <w:top w:w="15" w:type="dxa"/>
              <w:left w:w="15" w:type="dxa"/>
              <w:right w:w="15" w:type="dxa"/>
            </w:tcMar>
            <w:vAlign w:val="bottom"/>
          </w:tcPr>
          <w:p w:rsidR="45715169" w:rsidP="45715169" w:rsidRDefault="45715169" w14:paraId="54656924" w14:textId="04517D6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B21ED2" w14:textId="6B3BF2F5">
            <w:pPr>
              <w:spacing w:after="0"/>
              <w:jc w:val="center"/>
            </w:pPr>
            <w:r w:rsidRPr="45715169">
              <w:rPr>
                <w:rFonts w:ascii="Calibri" w:hAnsi="Calibri" w:eastAsia="Calibri" w:cs="Calibri"/>
                <w:color w:val="000000" w:themeColor="text1"/>
              </w:rPr>
              <w:t>3</w:t>
            </w:r>
          </w:p>
        </w:tc>
      </w:tr>
      <w:tr w:rsidR="45715169" w:rsidTr="45715169" w14:paraId="1ADE62BF" w14:textId="77777777">
        <w:trPr>
          <w:trHeight w:val="285"/>
          <w:jc w:val="center"/>
        </w:trPr>
        <w:tc>
          <w:tcPr>
            <w:tcW w:w="2428" w:type="dxa"/>
            <w:tcMar>
              <w:top w:w="15" w:type="dxa"/>
              <w:left w:w="15" w:type="dxa"/>
              <w:right w:w="15" w:type="dxa"/>
            </w:tcMar>
            <w:vAlign w:val="bottom"/>
          </w:tcPr>
          <w:p w:rsidR="45715169" w:rsidP="45715169" w:rsidRDefault="45715169" w14:paraId="2AEF3B1B" w14:textId="16F0AEFF">
            <w:pPr>
              <w:spacing w:after="0"/>
              <w:jc w:val="center"/>
            </w:pPr>
            <w:r w:rsidRPr="45715169">
              <w:rPr>
                <w:rFonts w:ascii="Calibri" w:hAnsi="Calibri" w:eastAsia="Calibri" w:cs="Calibri"/>
                <w:color w:val="000000" w:themeColor="text1"/>
              </w:rPr>
              <w:t>first3</w:t>
            </w:r>
          </w:p>
        </w:tc>
        <w:tc>
          <w:tcPr>
            <w:tcW w:w="1874" w:type="dxa"/>
            <w:tcMar>
              <w:top w:w="15" w:type="dxa"/>
              <w:left w:w="15" w:type="dxa"/>
              <w:right w:w="15" w:type="dxa"/>
            </w:tcMar>
            <w:vAlign w:val="bottom"/>
          </w:tcPr>
          <w:p w:rsidR="45715169" w:rsidP="45715169" w:rsidRDefault="45715169" w14:paraId="1FCE2D9C" w14:textId="536C4F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68F7909" w14:textId="6BCBDABC">
            <w:pPr>
              <w:spacing w:after="0"/>
              <w:jc w:val="center"/>
            </w:pPr>
            <w:r w:rsidRPr="45715169">
              <w:rPr>
                <w:rFonts w:ascii="Calibri" w:hAnsi="Calibri" w:eastAsia="Calibri" w:cs="Calibri"/>
                <w:color w:val="000000" w:themeColor="text1"/>
              </w:rPr>
              <w:t>3</w:t>
            </w:r>
          </w:p>
        </w:tc>
      </w:tr>
      <w:tr w:rsidR="45715169" w:rsidTr="45715169" w14:paraId="6F6E8C99" w14:textId="77777777">
        <w:trPr>
          <w:trHeight w:val="285"/>
          <w:jc w:val="center"/>
        </w:trPr>
        <w:tc>
          <w:tcPr>
            <w:tcW w:w="2428" w:type="dxa"/>
            <w:tcMar>
              <w:top w:w="15" w:type="dxa"/>
              <w:left w:w="15" w:type="dxa"/>
              <w:right w:w="15" w:type="dxa"/>
            </w:tcMar>
            <w:vAlign w:val="bottom"/>
          </w:tcPr>
          <w:p w:rsidR="45715169" w:rsidP="45715169" w:rsidRDefault="45715169" w14:paraId="217FD96F" w14:textId="753132BA">
            <w:pPr>
              <w:spacing w:after="0"/>
              <w:jc w:val="center"/>
            </w:pPr>
            <w:r w:rsidRPr="45715169">
              <w:rPr>
                <w:rFonts w:ascii="Calibri" w:hAnsi="Calibri" w:eastAsia="Calibri" w:cs="Calibri"/>
                <w:color w:val="000000" w:themeColor="text1"/>
              </w:rPr>
              <w:t>first_name</w:t>
            </w:r>
          </w:p>
        </w:tc>
        <w:tc>
          <w:tcPr>
            <w:tcW w:w="1874" w:type="dxa"/>
            <w:tcMar>
              <w:top w:w="15" w:type="dxa"/>
              <w:left w:w="15" w:type="dxa"/>
              <w:right w:w="15" w:type="dxa"/>
            </w:tcMar>
            <w:vAlign w:val="bottom"/>
          </w:tcPr>
          <w:p w:rsidR="45715169" w:rsidP="45715169" w:rsidRDefault="45715169" w14:paraId="11CB92F9" w14:textId="612642C5">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D05B158" w14:textId="54B373E7">
            <w:pPr>
              <w:spacing w:after="0"/>
              <w:jc w:val="center"/>
            </w:pPr>
            <w:r w:rsidRPr="45715169">
              <w:rPr>
                <w:rFonts w:ascii="Calibri" w:hAnsi="Calibri" w:eastAsia="Calibri" w:cs="Calibri"/>
                <w:color w:val="000000" w:themeColor="text1"/>
              </w:rPr>
              <w:t>25</w:t>
            </w:r>
          </w:p>
        </w:tc>
      </w:tr>
      <w:tr w:rsidR="45715169" w:rsidTr="45715169" w14:paraId="18C008DB" w14:textId="77777777">
        <w:trPr>
          <w:trHeight w:val="285"/>
          <w:jc w:val="center"/>
        </w:trPr>
        <w:tc>
          <w:tcPr>
            <w:tcW w:w="2428" w:type="dxa"/>
            <w:tcMar>
              <w:top w:w="15" w:type="dxa"/>
              <w:left w:w="15" w:type="dxa"/>
              <w:right w:w="15" w:type="dxa"/>
            </w:tcMar>
            <w:vAlign w:val="bottom"/>
          </w:tcPr>
          <w:p w:rsidR="45715169" w:rsidP="45715169" w:rsidRDefault="45715169" w14:paraId="6FAFFBEC" w14:textId="60FE7A12">
            <w:pPr>
              <w:spacing w:after="0"/>
              <w:jc w:val="center"/>
            </w:pPr>
            <w:r w:rsidRPr="45715169">
              <w:rPr>
                <w:rFonts w:ascii="Calibri" w:hAnsi="Calibri" w:eastAsia="Calibri" w:cs="Calibri"/>
                <w:color w:val="000000" w:themeColor="text1"/>
              </w:rPr>
              <w:t>last_name</w:t>
            </w:r>
          </w:p>
        </w:tc>
        <w:tc>
          <w:tcPr>
            <w:tcW w:w="1874" w:type="dxa"/>
            <w:tcMar>
              <w:top w:w="15" w:type="dxa"/>
              <w:left w:w="15" w:type="dxa"/>
              <w:right w:w="15" w:type="dxa"/>
            </w:tcMar>
            <w:vAlign w:val="bottom"/>
          </w:tcPr>
          <w:p w:rsidR="45715169" w:rsidP="45715169" w:rsidRDefault="45715169" w14:paraId="0345C582" w14:textId="3EBD158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B80372F" w14:textId="3989A5B7">
            <w:pPr>
              <w:spacing w:after="0"/>
              <w:jc w:val="center"/>
            </w:pPr>
            <w:r w:rsidRPr="45715169">
              <w:rPr>
                <w:rFonts w:ascii="Calibri" w:hAnsi="Calibri" w:eastAsia="Calibri" w:cs="Calibri"/>
                <w:color w:val="000000" w:themeColor="text1"/>
              </w:rPr>
              <w:t>50</w:t>
            </w:r>
          </w:p>
        </w:tc>
      </w:tr>
      <w:tr w:rsidR="45715169" w:rsidTr="45715169" w14:paraId="2CE1EBB7" w14:textId="77777777">
        <w:trPr>
          <w:trHeight w:val="285"/>
          <w:jc w:val="center"/>
        </w:trPr>
        <w:tc>
          <w:tcPr>
            <w:tcW w:w="2428" w:type="dxa"/>
            <w:tcMar>
              <w:top w:w="15" w:type="dxa"/>
              <w:left w:w="15" w:type="dxa"/>
              <w:right w:w="15" w:type="dxa"/>
            </w:tcMar>
            <w:vAlign w:val="bottom"/>
          </w:tcPr>
          <w:p w:rsidR="45715169" w:rsidP="45715169" w:rsidRDefault="45715169" w14:paraId="6AF4CE0B" w14:textId="64C84184">
            <w:pPr>
              <w:spacing w:after="0"/>
              <w:jc w:val="center"/>
            </w:pPr>
            <w:r w:rsidRPr="45715169">
              <w:rPr>
                <w:rFonts w:ascii="Calibri" w:hAnsi="Calibri" w:eastAsia="Calibri" w:cs="Calibri"/>
                <w:color w:val="000000" w:themeColor="text1"/>
              </w:rPr>
              <w:t>fullname</w:t>
            </w:r>
          </w:p>
        </w:tc>
        <w:tc>
          <w:tcPr>
            <w:tcW w:w="1874" w:type="dxa"/>
            <w:tcMar>
              <w:top w:w="15" w:type="dxa"/>
              <w:left w:w="15" w:type="dxa"/>
              <w:right w:w="15" w:type="dxa"/>
            </w:tcMar>
            <w:vAlign w:val="bottom"/>
          </w:tcPr>
          <w:p w:rsidR="45715169" w:rsidP="45715169" w:rsidRDefault="45715169" w14:paraId="284BDF40" w14:textId="746120B4">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0C5BB89" w14:textId="6FF3FB89">
            <w:pPr>
              <w:spacing w:after="0"/>
              <w:jc w:val="center"/>
            </w:pPr>
            <w:r w:rsidRPr="45715169">
              <w:rPr>
                <w:rFonts w:ascii="Calibri" w:hAnsi="Calibri" w:eastAsia="Calibri" w:cs="Calibri"/>
                <w:color w:val="000000" w:themeColor="text1"/>
              </w:rPr>
              <w:t>50</w:t>
            </w:r>
          </w:p>
        </w:tc>
      </w:tr>
      <w:tr w:rsidR="45715169" w:rsidTr="45715169" w14:paraId="4EF431F6" w14:textId="77777777">
        <w:trPr>
          <w:trHeight w:val="285"/>
          <w:jc w:val="center"/>
        </w:trPr>
        <w:tc>
          <w:tcPr>
            <w:tcW w:w="2428" w:type="dxa"/>
            <w:tcMar>
              <w:top w:w="15" w:type="dxa"/>
              <w:left w:w="15" w:type="dxa"/>
              <w:right w:w="15" w:type="dxa"/>
            </w:tcMar>
            <w:vAlign w:val="bottom"/>
          </w:tcPr>
          <w:p w:rsidR="45715169" w:rsidP="45715169" w:rsidRDefault="45715169" w14:paraId="5A667140" w14:textId="48424D62">
            <w:pPr>
              <w:spacing w:after="0"/>
              <w:jc w:val="center"/>
            </w:pPr>
            <w:r w:rsidRPr="45715169">
              <w:rPr>
                <w:rFonts w:ascii="Calibri" w:hAnsi="Calibri" w:eastAsia="Calibri" w:cs="Calibri"/>
                <w:color w:val="000000" w:themeColor="text1"/>
              </w:rPr>
              <w:t>home_address_1</w:t>
            </w:r>
          </w:p>
        </w:tc>
        <w:tc>
          <w:tcPr>
            <w:tcW w:w="1874" w:type="dxa"/>
            <w:tcMar>
              <w:top w:w="15" w:type="dxa"/>
              <w:left w:w="15" w:type="dxa"/>
              <w:right w:w="15" w:type="dxa"/>
            </w:tcMar>
            <w:vAlign w:val="bottom"/>
          </w:tcPr>
          <w:p w:rsidR="45715169" w:rsidP="45715169" w:rsidRDefault="45715169" w14:paraId="415E6FBE" w14:textId="6D528E0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332036" w14:textId="59993AB6">
            <w:pPr>
              <w:spacing w:after="0"/>
              <w:jc w:val="center"/>
            </w:pPr>
            <w:r w:rsidRPr="45715169">
              <w:rPr>
                <w:rFonts w:ascii="Calibri" w:hAnsi="Calibri" w:eastAsia="Calibri" w:cs="Calibri"/>
                <w:color w:val="000000" w:themeColor="text1"/>
              </w:rPr>
              <w:t>100</w:t>
            </w:r>
          </w:p>
        </w:tc>
      </w:tr>
      <w:tr w:rsidR="45715169" w:rsidTr="45715169" w14:paraId="4CF5E75E" w14:textId="77777777">
        <w:trPr>
          <w:trHeight w:val="285"/>
          <w:jc w:val="center"/>
        </w:trPr>
        <w:tc>
          <w:tcPr>
            <w:tcW w:w="2428" w:type="dxa"/>
            <w:tcMar>
              <w:top w:w="15" w:type="dxa"/>
              <w:left w:w="15" w:type="dxa"/>
              <w:right w:w="15" w:type="dxa"/>
            </w:tcMar>
            <w:vAlign w:val="bottom"/>
          </w:tcPr>
          <w:p w:rsidR="45715169" w:rsidP="45715169" w:rsidRDefault="45715169" w14:paraId="404134A9" w14:textId="6312D730">
            <w:pPr>
              <w:spacing w:after="0"/>
              <w:jc w:val="center"/>
            </w:pPr>
            <w:r w:rsidRPr="45715169">
              <w:rPr>
                <w:rFonts w:ascii="Calibri" w:hAnsi="Calibri" w:eastAsia="Calibri" w:cs="Calibri"/>
                <w:color w:val="000000" w:themeColor="text1"/>
              </w:rPr>
              <w:t>home_address_2</w:t>
            </w:r>
          </w:p>
        </w:tc>
        <w:tc>
          <w:tcPr>
            <w:tcW w:w="1874" w:type="dxa"/>
            <w:tcMar>
              <w:top w:w="15" w:type="dxa"/>
              <w:left w:w="15" w:type="dxa"/>
              <w:right w:w="15" w:type="dxa"/>
            </w:tcMar>
            <w:vAlign w:val="bottom"/>
          </w:tcPr>
          <w:p w:rsidR="45715169" w:rsidP="45715169" w:rsidRDefault="45715169" w14:paraId="6B86AEA8" w14:textId="3742F37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C3F0A62" w14:textId="1F38EDA3">
            <w:pPr>
              <w:spacing w:after="0"/>
              <w:jc w:val="center"/>
            </w:pPr>
            <w:r w:rsidRPr="45715169">
              <w:rPr>
                <w:rFonts w:ascii="Calibri" w:hAnsi="Calibri" w:eastAsia="Calibri" w:cs="Calibri"/>
                <w:color w:val="000000" w:themeColor="text1"/>
              </w:rPr>
              <w:t>50</w:t>
            </w:r>
          </w:p>
        </w:tc>
      </w:tr>
      <w:tr w:rsidR="45715169" w:rsidTr="45715169" w14:paraId="1F70013B" w14:textId="77777777">
        <w:trPr>
          <w:trHeight w:val="285"/>
          <w:jc w:val="center"/>
        </w:trPr>
        <w:tc>
          <w:tcPr>
            <w:tcW w:w="2428" w:type="dxa"/>
            <w:tcMar>
              <w:top w:w="15" w:type="dxa"/>
              <w:left w:w="15" w:type="dxa"/>
              <w:right w:w="15" w:type="dxa"/>
            </w:tcMar>
            <w:vAlign w:val="bottom"/>
          </w:tcPr>
          <w:p w:rsidR="45715169" w:rsidP="45715169" w:rsidRDefault="45715169" w14:paraId="416CDE08" w14:textId="02A454FF">
            <w:pPr>
              <w:spacing w:after="0"/>
              <w:jc w:val="center"/>
            </w:pPr>
            <w:r w:rsidRPr="45715169">
              <w:rPr>
                <w:rFonts w:ascii="Calibri" w:hAnsi="Calibri" w:eastAsia="Calibri" w:cs="Calibri"/>
                <w:color w:val="000000" w:themeColor="text1"/>
              </w:rPr>
              <w:t>city</w:t>
            </w:r>
          </w:p>
        </w:tc>
        <w:tc>
          <w:tcPr>
            <w:tcW w:w="1874" w:type="dxa"/>
            <w:tcMar>
              <w:top w:w="15" w:type="dxa"/>
              <w:left w:w="15" w:type="dxa"/>
              <w:right w:w="15" w:type="dxa"/>
            </w:tcMar>
            <w:vAlign w:val="bottom"/>
          </w:tcPr>
          <w:p w:rsidR="45715169" w:rsidP="45715169" w:rsidRDefault="45715169" w14:paraId="0DA5E360" w14:textId="5BB02467">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FE73F93" w14:textId="72BAA8E1">
            <w:pPr>
              <w:spacing w:after="0"/>
              <w:jc w:val="center"/>
            </w:pPr>
            <w:r w:rsidRPr="45715169">
              <w:rPr>
                <w:rFonts w:ascii="Calibri" w:hAnsi="Calibri" w:eastAsia="Calibri" w:cs="Calibri"/>
                <w:color w:val="000000" w:themeColor="text1"/>
              </w:rPr>
              <w:t>50</w:t>
            </w:r>
          </w:p>
        </w:tc>
      </w:tr>
      <w:tr w:rsidR="45715169" w:rsidTr="45715169" w14:paraId="115ADD86" w14:textId="77777777">
        <w:trPr>
          <w:trHeight w:val="285"/>
          <w:jc w:val="center"/>
        </w:trPr>
        <w:tc>
          <w:tcPr>
            <w:tcW w:w="2428" w:type="dxa"/>
            <w:tcMar>
              <w:top w:w="15" w:type="dxa"/>
              <w:left w:w="15" w:type="dxa"/>
              <w:right w:w="15" w:type="dxa"/>
            </w:tcMar>
            <w:vAlign w:val="bottom"/>
          </w:tcPr>
          <w:p w:rsidR="45715169" w:rsidP="45715169" w:rsidRDefault="45715169" w14:paraId="7EE16DDB" w14:textId="66D36952">
            <w:pPr>
              <w:spacing w:after="0"/>
              <w:jc w:val="center"/>
            </w:pPr>
            <w:r w:rsidRPr="45715169">
              <w:rPr>
                <w:rFonts w:ascii="Calibri" w:hAnsi="Calibri" w:eastAsia="Calibri" w:cs="Calibri"/>
                <w:color w:val="000000" w:themeColor="text1"/>
              </w:rPr>
              <w:t>state</w:t>
            </w:r>
          </w:p>
        </w:tc>
        <w:tc>
          <w:tcPr>
            <w:tcW w:w="1874" w:type="dxa"/>
            <w:tcMar>
              <w:top w:w="15" w:type="dxa"/>
              <w:left w:w="15" w:type="dxa"/>
              <w:right w:w="15" w:type="dxa"/>
            </w:tcMar>
            <w:vAlign w:val="bottom"/>
          </w:tcPr>
          <w:p w:rsidR="45715169" w:rsidP="45715169" w:rsidRDefault="45715169" w14:paraId="6B931DA5" w14:textId="6E9A58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715E9725" w14:textId="600AFD4E">
            <w:pPr>
              <w:spacing w:after="0"/>
              <w:jc w:val="center"/>
            </w:pPr>
            <w:r w:rsidRPr="45715169">
              <w:rPr>
                <w:rFonts w:ascii="Calibri" w:hAnsi="Calibri" w:eastAsia="Calibri" w:cs="Calibri"/>
                <w:color w:val="000000" w:themeColor="text1"/>
              </w:rPr>
              <w:t>20</w:t>
            </w:r>
          </w:p>
        </w:tc>
      </w:tr>
      <w:tr w:rsidR="45715169" w:rsidTr="45715169" w14:paraId="1EE30F22" w14:textId="77777777">
        <w:trPr>
          <w:trHeight w:val="285"/>
          <w:jc w:val="center"/>
        </w:trPr>
        <w:tc>
          <w:tcPr>
            <w:tcW w:w="2428" w:type="dxa"/>
            <w:tcMar>
              <w:top w:w="15" w:type="dxa"/>
              <w:left w:w="15" w:type="dxa"/>
              <w:right w:w="15" w:type="dxa"/>
            </w:tcMar>
            <w:vAlign w:val="bottom"/>
          </w:tcPr>
          <w:p w:rsidR="45715169" w:rsidP="45715169" w:rsidRDefault="45715169" w14:paraId="5511CC6C" w14:textId="15DD90E5">
            <w:pPr>
              <w:spacing w:after="0"/>
              <w:jc w:val="center"/>
            </w:pPr>
            <w:r w:rsidRPr="45715169">
              <w:rPr>
                <w:rFonts w:ascii="Calibri" w:hAnsi="Calibri" w:eastAsia="Calibri" w:cs="Calibri"/>
                <w:color w:val="000000" w:themeColor="text1"/>
              </w:rPr>
              <w:t>zip</w:t>
            </w:r>
          </w:p>
        </w:tc>
        <w:tc>
          <w:tcPr>
            <w:tcW w:w="1874" w:type="dxa"/>
            <w:tcMar>
              <w:top w:w="15" w:type="dxa"/>
              <w:left w:w="15" w:type="dxa"/>
              <w:right w:w="15" w:type="dxa"/>
            </w:tcMar>
            <w:vAlign w:val="bottom"/>
          </w:tcPr>
          <w:p w:rsidR="45715169" w:rsidP="45715169" w:rsidRDefault="45715169" w14:paraId="213B1B87" w14:textId="5B8FF33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055ACF4F" w14:textId="44A8034A">
            <w:pPr>
              <w:spacing w:after="0"/>
              <w:jc w:val="center"/>
            </w:pPr>
            <w:r w:rsidRPr="45715169">
              <w:rPr>
                <w:rFonts w:ascii="Calibri" w:hAnsi="Calibri" w:eastAsia="Calibri" w:cs="Calibri"/>
                <w:color w:val="000000" w:themeColor="text1"/>
              </w:rPr>
              <w:t>20</w:t>
            </w:r>
          </w:p>
        </w:tc>
      </w:tr>
      <w:tr w:rsidR="45715169" w:rsidTr="45715169" w14:paraId="79C8ADEC" w14:textId="77777777">
        <w:trPr>
          <w:trHeight w:val="285"/>
          <w:jc w:val="center"/>
        </w:trPr>
        <w:tc>
          <w:tcPr>
            <w:tcW w:w="2428" w:type="dxa"/>
            <w:tcMar>
              <w:top w:w="15" w:type="dxa"/>
              <w:left w:w="15" w:type="dxa"/>
              <w:right w:w="15" w:type="dxa"/>
            </w:tcMar>
            <w:vAlign w:val="bottom"/>
          </w:tcPr>
          <w:p w:rsidR="45715169" w:rsidP="45715169" w:rsidRDefault="45715169" w14:paraId="0C922C20" w14:textId="61AE1AFB">
            <w:pPr>
              <w:spacing w:after="0"/>
              <w:jc w:val="center"/>
            </w:pPr>
            <w:r w:rsidRPr="45715169">
              <w:rPr>
                <w:rFonts w:ascii="Calibri" w:hAnsi="Calibri" w:eastAsia="Calibri" w:cs="Calibri"/>
                <w:color w:val="000000" w:themeColor="text1"/>
              </w:rPr>
              <w:t>birth_date</w:t>
            </w:r>
          </w:p>
        </w:tc>
        <w:tc>
          <w:tcPr>
            <w:tcW w:w="1874" w:type="dxa"/>
            <w:tcMar>
              <w:top w:w="15" w:type="dxa"/>
              <w:left w:w="15" w:type="dxa"/>
              <w:right w:w="15" w:type="dxa"/>
            </w:tcMar>
            <w:vAlign w:val="bottom"/>
          </w:tcPr>
          <w:p w:rsidR="45715169" w:rsidP="45715169" w:rsidRDefault="45715169" w14:paraId="244DE591" w14:textId="7048453F">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CBEC0BB" w14:textId="4A7113EF">
            <w:pPr>
              <w:spacing w:after="0"/>
              <w:jc w:val="center"/>
            </w:pPr>
            <w:r w:rsidRPr="45715169">
              <w:rPr>
                <w:rFonts w:ascii="Calibri" w:hAnsi="Calibri" w:eastAsia="Calibri" w:cs="Calibri"/>
                <w:color w:val="000000" w:themeColor="text1"/>
              </w:rPr>
              <w:t>15</w:t>
            </w:r>
          </w:p>
        </w:tc>
      </w:tr>
      <w:tr w:rsidR="45715169" w:rsidTr="45715169" w14:paraId="4DCE7956" w14:textId="77777777">
        <w:trPr>
          <w:trHeight w:val="285"/>
          <w:jc w:val="center"/>
        </w:trPr>
        <w:tc>
          <w:tcPr>
            <w:tcW w:w="2428" w:type="dxa"/>
            <w:tcMar>
              <w:top w:w="15" w:type="dxa"/>
              <w:left w:w="15" w:type="dxa"/>
              <w:right w:w="15" w:type="dxa"/>
            </w:tcMar>
            <w:vAlign w:val="bottom"/>
          </w:tcPr>
          <w:p w:rsidR="45715169" w:rsidP="45715169" w:rsidRDefault="45715169" w14:paraId="3FE7E55A" w14:textId="29F3ADF3">
            <w:pPr>
              <w:spacing w:after="0"/>
              <w:jc w:val="center"/>
            </w:pPr>
            <w:r w:rsidRPr="45715169">
              <w:rPr>
                <w:rFonts w:ascii="Calibri" w:hAnsi="Calibri" w:eastAsia="Calibri" w:cs="Calibri"/>
                <w:color w:val="000000" w:themeColor="text1"/>
              </w:rPr>
              <w:t>rel</w:t>
            </w:r>
          </w:p>
        </w:tc>
        <w:tc>
          <w:tcPr>
            <w:tcW w:w="1874" w:type="dxa"/>
            <w:tcMar>
              <w:top w:w="15" w:type="dxa"/>
              <w:left w:w="15" w:type="dxa"/>
              <w:right w:w="15" w:type="dxa"/>
            </w:tcMar>
            <w:vAlign w:val="bottom"/>
          </w:tcPr>
          <w:p w:rsidR="45715169" w:rsidP="45715169" w:rsidRDefault="45715169" w14:paraId="6B4D9B55" w14:textId="486467E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2C732DC" w14:textId="3DF8B359">
            <w:pPr>
              <w:spacing w:after="0"/>
              <w:jc w:val="center"/>
            </w:pPr>
            <w:r w:rsidRPr="45715169">
              <w:rPr>
                <w:rFonts w:ascii="Calibri" w:hAnsi="Calibri" w:eastAsia="Calibri" w:cs="Calibri"/>
                <w:color w:val="000000" w:themeColor="text1"/>
              </w:rPr>
              <w:t>10</w:t>
            </w:r>
          </w:p>
        </w:tc>
      </w:tr>
      <w:tr w:rsidR="45715169" w:rsidTr="45715169" w14:paraId="12377B4D" w14:textId="77777777">
        <w:trPr>
          <w:trHeight w:val="285"/>
          <w:jc w:val="center"/>
        </w:trPr>
        <w:tc>
          <w:tcPr>
            <w:tcW w:w="2428" w:type="dxa"/>
            <w:tcMar>
              <w:top w:w="15" w:type="dxa"/>
              <w:left w:w="15" w:type="dxa"/>
              <w:right w:w="15" w:type="dxa"/>
            </w:tcMar>
            <w:vAlign w:val="bottom"/>
          </w:tcPr>
          <w:p w:rsidR="45715169" w:rsidP="45715169" w:rsidRDefault="45715169" w14:paraId="168BB0BA" w14:textId="3A40B6CA">
            <w:pPr>
              <w:spacing w:after="0"/>
              <w:jc w:val="center"/>
            </w:pPr>
            <w:r w:rsidRPr="45715169">
              <w:rPr>
                <w:rFonts w:ascii="Calibri" w:hAnsi="Calibri" w:eastAsia="Calibri" w:cs="Calibri"/>
                <w:color w:val="000000" w:themeColor="text1"/>
              </w:rPr>
              <w:lastRenderedPageBreak/>
              <w:t>gender</w:t>
            </w:r>
          </w:p>
        </w:tc>
        <w:tc>
          <w:tcPr>
            <w:tcW w:w="1874" w:type="dxa"/>
            <w:tcMar>
              <w:top w:w="15" w:type="dxa"/>
              <w:left w:w="15" w:type="dxa"/>
              <w:right w:w="15" w:type="dxa"/>
            </w:tcMar>
            <w:vAlign w:val="bottom"/>
          </w:tcPr>
          <w:p w:rsidR="45715169" w:rsidP="45715169" w:rsidRDefault="45715169" w14:paraId="631B7193" w14:textId="59787A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A206200" w14:textId="0009B6DA">
            <w:pPr>
              <w:spacing w:after="0"/>
              <w:jc w:val="center"/>
            </w:pPr>
            <w:r w:rsidRPr="45715169">
              <w:rPr>
                <w:rFonts w:ascii="Calibri" w:hAnsi="Calibri" w:eastAsia="Calibri" w:cs="Calibri"/>
                <w:color w:val="000000" w:themeColor="text1"/>
              </w:rPr>
              <w:t>10</w:t>
            </w:r>
          </w:p>
        </w:tc>
      </w:tr>
      <w:tr w:rsidR="45715169" w:rsidTr="45715169" w14:paraId="56BB2712" w14:textId="77777777">
        <w:trPr>
          <w:trHeight w:val="285"/>
          <w:jc w:val="center"/>
        </w:trPr>
        <w:tc>
          <w:tcPr>
            <w:tcW w:w="2428" w:type="dxa"/>
            <w:tcMar>
              <w:top w:w="15" w:type="dxa"/>
              <w:left w:w="15" w:type="dxa"/>
              <w:right w:w="15" w:type="dxa"/>
            </w:tcMar>
            <w:vAlign w:val="bottom"/>
          </w:tcPr>
          <w:p w:rsidR="45715169" w:rsidP="45715169" w:rsidRDefault="45715169" w14:paraId="6165C565" w14:textId="6C21A65C">
            <w:pPr>
              <w:spacing w:after="0"/>
              <w:jc w:val="center"/>
            </w:pPr>
            <w:r w:rsidRPr="45715169">
              <w:rPr>
                <w:rFonts w:ascii="Calibri" w:hAnsi="Calibri" w:eastAsia="Calibri" w:cs="Calibri"/>
                <w:color w:val="000000" w:themeColor="text1"/>
              </w:rPr>
              <w:t>percode</w:t>
            </w:r>
          </w:p>
        </w:tc>
        <w:tc>
          <w:tcPr>
            <w:tcW w:w="1874" w:type="dxa"/>
            <w:tcMar>
              <w:top w:w="15" w:type="dxa"/>
              <w:left w:w="15" w:type="dxa"/>
              <w:right w:w="15" w:type="dxa"/>
            </w:tcMar>
            <w:vAlign w:val="bottom"/>
          </w:tcPr>
          <w:p w:rsidR="45715169" w:rsidP="45715169" w:rsidRDefault="45715169" w14:paraId="7E1CADFD" w14:textId="2D0DE74D">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89A891C" w14:textId="57C3CFF2">
            <w:pPr>
              <w:spacing w:after="0"/>
              <w:jc w:val="center"/>
            </w:pPr>
            <w:r w:rsidRPr="45715169">
              <w:rPr>
                <w:rFonts w:ascii="Calibri" w:hAnsi="Calibri" w:eastAsia="Calibri" w:cs="Calibri"/>
                <w:color w:val="000000" w:themeColor="text1"/>
              </w:rPr>
              <w:t>10</w:t>
            </w:r>
          </w:p>
        </w:tc>
      </w:tr>
      <w:tr w:rsidR="45715169" w:rsidTr="45715169" w14:paraId="16FDC6A5" w14:textId="77777777">
        <w:trPr>
          <w:trHeight w:val="285"/>
          <w:jc w:val="center"/>
        </w:trPr>
        <w:tc>
          <w:tcPr>
            <w:tcW w:w="2428" w:type="dxa"/>
            <w:tcMar>
              <w:top w:w="15" w:type="dxa"/>
              <w:left w:w="15" w:type="dxa"/>
              <w:right w:w="15" w:type="dxa"/>
            </w:tcMar>
            <w:vAlign w:val="bottom"/>
          </w:tcPr>
          <w:p w:rsidR="45715169" w:rsidP="45715169" w:rsidRDefault="45715169" w14:paraId="38A7BBA3" w14:textId="1BDFF12B">
            <w:pPr>
              <w:spacing w:after="0"/>
              <w:jc w:val="center"/>
            </w:pPr>
            <w:r w:rsidRPr="45715169">
              <w:rPr>
                <w:rFonts w:ascii="Calibri" w:hAnsi="Calibri" w:eastAsia="Calibri" w:cs="Calibri"/>
                <w:color w:val="000000" w:themeColor="text1"/>
              </w:rPr>
              <w:t>member_indicator</w:t>
            </w:r>
          </w:p>
        </w:tc>
        <w:tc>
          <w:tcPr>
            <w:tcW w:w="1874" w:type="dxa"/>
            <w:tcMar>
              <w:top w:w="15" w:type="dxa"/>
              <w:left w:w="15" w:type="dxa"/>
              <w:right w:w="15" w:type="dxa"/>
            </w:tcMar>
            <w:vAlign w:val="bottom"/>
          </w:tcPr>
          <w:p w:rsidR="45715169" w:rsidP="45715169" w:rsidRDefault="45715169" w14:paraId="5E4706F2" w14:textId="69AC827E">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59A7830" w14:textId="6CC46858">
            <w:pPr>
              <w:spacing w:after="0"/>
              <w:jc w:val="center"/>
            </w:pPr>
            <w:r w:rsidRPr="45715169">
              <w:rPr>
                <w:rFonts w:ascii="Calibri" w:hAnsi="Calibri" w:eastAsia="Calibri" w:cs="Calibri"/>
                <w:color w:val="000000" w:themeColor="text1"/>
              </w:rPr>
              <w:t>10</w:t>
            </w:r>
          </w:p>
        </w:tc>
      </w:tr>
      <w:tr w:rsidR="45715169" w:rsidTr="45715169" w14:paraId="581E0F31" w14:textId="77777777">
        <w:trPr>
          <w:trHeight w:val="285"/>
          <w:jc w:val="center"/>
        </w:trPr>
        <w:tc>
          <w:tcPr>
            <w:tcW w:w="2428" w:type="dxa"/>
            <w:tcMar>
              <w:top w:w="15" w:type="dxa"/>
              <w:left w:w="15" w:type="dxa"/>
              <w:right w:w="15" w:type="dxa"/>
            </w:tcMar>
            <w:vAlign w:val="bottom"/>
          </w:tcPr>
          <w:p w:rsidR="45715169" w:rsidP="45715169" w:rsidRDefault="45715169" w14:paraId="552FE092" w14:textId="757575CE">
            <w:pPr>
              <w:spacing w:after="0"/>
              <w:jc w:val="center"/>
            </w:pPr>
            <w:r w:rsidRPr="45715169">
              <w:rPr>
                <w:rFonts w:ascii="Calibri" w:hAnsi="Calibri" w:eastAsia="Calibri" w:cs="Calibri"/>
                <w:color w:val="000000" w:themeColor="text1"/>
              </w:rPr>
              <w:t>memgroup_id</w:t>
            </w:r>
          </w:p>
        </w:tc>
        <w:tc>
          <w:tcPr>
            <w:tcW w:w="1874" w:type="dxa"/>
            <w:tcMar>
              <w:top w:w="15" w:type="dxa"/>
              <w:left w:w="15" w:type="dxa"/>
              <w:right w:w="15" w:type="dxa"/>
            </w:tcMar>
            <w:vAlign w:val="bottom"/>
          </w:tcPr>
          <w:p w:rsidR="45715169" w:rsidP="45715169" w:rsidRDefault="45715169" w14:paraId="080C1A8F" w14:textId="01315B98">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4E7CD24" w14:textId="5690E642">
            <w:pPr>
              <w:spacing w:after="0"/>
              <w:jc w:val="center"/>
            </w:pPr>
            <w:r w:rsidRPr="45715169">
              <w:rPr>
                <w:rFonts w:ascii="Calibri" w:hAnsi="Calibri" w:eastAsia="Calibri" w:cs="Calibri"/>
                <w:color w:val="000000" w:themeColor="text1"/>
              </w:rPr>
              <w:t>20</w:t>
            </w:r>
          </w:p>
        </w:tc>
      </w:tr>
      <w:tr w:rsidR="45715169" w:rsidTr="45715169" w14:paraId="34B565F5" w14:textId="77777777">
        <w:trPr>
          <w:trHeight w:val="285"/>
          <w:jc w:val="center"/>
        </w:trPr>
        <w:tc>
          <w:tcPr>
            <w:tcW w:w="2428" w:type="dxa"/>
            <w:tcMar>
              <w:top w:w="15" w:type="dxa"/>
              <w:left w:w="15" w:type="dxa"/>
              <w:right w:w="15" w:type="dxa"/>
            </w:tcMar>
            <w:vAlign w:val="bottom"/>
          </w:tcPr>
          <w:p w:rsidR="45715169" w:rsidP="45715169" w:rsidRDefault="45715169" w14:paraId="551D290E" w14:textId="21C670CE">
            <w:pPr>
              <w:spacing w:after="0"/>
              <w:jc w:val="center"/>
            </w:pPr>
            <w:r w:rsidRPr="45715169">
              <w:rPr>
                <w:rFonts w:ascii="Calibri" w:hAnsi="Calibri" w:eastAsia="Calibri" w:cs="Calibri"/>
                <w:color w:val="000000" w:themeColor="text1"/>
              </w:rPr>
              <w:t>groupsectionno</w:t>
            </w:r>
          </w:p>
        </w:tc>
        <w:tc>
          <w:tcPr>
            <w:tcW w:w="1874" w:type="dxa"/>
            <w:tcMar>
              <w:top w:w="15" w:type="dxa"/>
              <w:left w:w="15" w:type="dxa"/>
              <w:right w:w="15" w:type="dxa"/>
            </w:tcMar>
            <w:vAlign w:val="bottom"/>
          </w:tcPr>
          <w:p w:rsidR="45715169" w:rsidP="45715169" w:rsidRDefault="45715169" w14:paraId="5185E14E" w14:textId="16D322C2">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3D59DE00" w14:textId="7FE6CC98">
            <w:pPr>
              <w:spacing w:after="0"/>
              <w:jc w:val="center"/>
            </w:pPr>
            <w:r w:rsidRPr="45715169">
              <w:rPr>
                <w:rFonts w:ascii="Calibri" w:hAnsi="Calibri" w:eastAsia="Calibri" w:cs="Calibri"/>
                <w:color w:val="000000" w:themeColor="text1"/>
              </w:rPr>
              <w:t>20</w:t>
            </w:r>
          </w:p>
        </w:tc>
      </w:tr>
      <w:tr w:rsidR="45715169" w:rsidTr="45715169" w14:paraId="3DDEF2A3" w14:textId="77777777">
        <w:trPr>
          <w:trHeight w:val="285"/>
          <w:jc w:val="center"/>
        </w:trPr>
        <w:tc>
          <w:tcPr>
            <w:tcW w:w="2428" w:type="dxa"/>
            <w:tcMar>
              <w:top w:w="15" w:type="dxa"/>
              <w:left w:w="15" w:type="dxa"/>
              <w:right w:w="15" w:type="dxa"/>
            </w:tcMar>
            <w:vAlign w:val="bottom"/>
          </w:tcPr>
          <w:p w:rsidR="45715169" w:rsidP="45715169" w:rsidRDefault="45715169" w14:paraId="1E0716BF" w14:textId="7F7A05ED">
            <w:pPr>
              <w:spacing w:after="0"/>
              <w:jc w:val="center"/>
            </w:pPr>
            <w:r w:rsidRPr="45715169">
              <w:rPr>
                <w:rFonts w:ascii="Calibri" w:hAnsi="Calibri" w:eastAsia="Calibri" w:cs="Calibri"/>
                <w:color w:val="000000" w:themeColor="text1"/>
              </w:rPr>
              <w:t>lobno</w:t>
            </w:r>
          </w:p>
        </w:tc>
        <w:tc>
          <w:tcPr>
            <w:tcW w:w="1874" w:type="dxa"/>
            <w:tcMar>
              <w:top w:w="15" w:type="dxa"/>
              <w:left w:w="15" w:type="dxa"/>
              <w:right w:w="15" w:type="dxa"/>
            </w:tcMar>
            <w:vAlign w:val="bottom"/>
          </w:tcPr>
          <w:p w:rsidR="45715169" w:rsidP="45715169" w:rsidRDefault="45715169" w14:paraId="15335ACD" w14:textId="2C1439E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51FEB487" w14:textId="72DC06ED">
            <w:pPr>
              <w:spacing w:after="0"/>
              <w:jc w:val="center"/>
            </w:pPr>
            <w:r w:rsidRPr="45715169">
              <w:rPr>
                <w:rFonts w:ascii="Calibri" w:hAnsi="Calibri" w:eastAsia="Calibri" w:cs="Calibri"/>
                <w:color w:val="000000" w:themeColor="text1"/>
              </w:rPr>
              <w:t>20</w:t>
            </w:r>
          </w:p>
        </w:tc>
      </w:tr>
      <w:tr w:rsidR="45715169" w:rsidTr="45715169" w14:paraId="5684D3C0" w14:textId="77777777">
        <w:trPr>
          <w:trHeight w:val="285"/>
          <w:jc w:val="center"/>
        </w:trPr>
        <w:tc>
          <w:tcPr>
            <w:tcW w:w="2428" w:type="dxa"/>
            <w:tcMar>
              <w:top w:w="15" w:type="dxa"/>
              <w:left w:w="15" w:type="dxa"/>
              <w:right w:w="15" w:type="dxa"/>
            </w:tcMar>
            <w:vAlign w:val="bottom"/>
          </w:tcPr>
          <w:p w:rsidR="45715169" w:rsidP="45715169" w:rsidRDefault="45715169" w14:paraId="7A7454DB" w14:textId="08A73931">
            <w:pPr>
              <w:spacing w:after="0"/>
              <w:jc w:val="center"/>
            </w:pPr>
            <w:r w:rsidRPr="45715169">
              <w:rPr>
                <w:rFonts w:ascii="Calibri" w:hAnsi="Calibri" w:eastAsia="Calibri" w:cs="Calibri"/>
                <w:color w:val="000000" w:themeColor="text1"/>
              </w:rPr>
              <w:t>hc_id</w:t>
            </w:r>
          </w:p>
        </w:tc>
        <w:tc>
          <w:tcPr>
            <w:tcW w:w="1874" w:type="dxa"/>
            <w:tcMar>
              <w:top w:w="15" w:type="dxa"/>
              <w:left w:w="15" w:type="dxa"/>
              <w:right w:w="15" w:type="dxa"/>
            </w:tcMar>
            <w:vAlign w:val="bottom"/>
          </w:tcPr>
          <w:p w:rsidR="45715169" w:rsidP="45715169" w:rsidRDefault="45715169" w14:paraId="1AEDABED" w14:textId="122D3E3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5A88281" w14:textId="5F4BD469">
            <w:pPr>
              <w:spacing w:after="0"/>
              <w:jc w:val="center"/>
            </w:pPr>
            <w:r w:rsidRPr="45715169">
              <w:rPr>
                <w:rFonts w:ascii="Calibri" w:hAnsi="Calibri" w:eastAsia="Calibri" w:cs="Calibri"/>
                <w:color w:val="000000" w:themeColor="text1"/>
              </w:rPr>
              <w:t>20</w:t>
            </w:r>
          </w:p>
        </w:tc>
      </w:tr>
      <w:tr w:rsidR="45715169" w:rsidTr="45715169" w14:paraId="0716C9D9" w14:textId="77777777">
        <w:trPr>
          <w:trHeight w:val="285"/>
          <w:jc w:val="center"/>
        </w:trPr>
        <w:tc>
          <w:tcPr>
            <w:tcW w:w="2428" w:type="dxa"/>
            <w:tcMar>
              <w:top w:w="15" w:type="dxa"/>
              <w:left w:w="15" w:type="dxa"/>
              <w:right w:w="15" w:type="dxa"/>
            </w:tcMar>
            <w:vAlign w:val="bottom"/>
          </w:tcPr>
          <w:p w:rsidR="45715169" w:rsidP="45715169" w:rsidRDefault="45715169" w14:paraId="584B3DF3" w14:textId="71EE8068">
            <w:pPr>
              <w:spacing w:after="0"/>
              <w:jc w:val="center"/>
            </w:pPr>
            <w:r w:rsidRPr="45715169">
              <w:rPr>
                <w:rFonts w:ascii="Calibri" w:hAnsi="Calibri" w:eastAsia="Calibri" w:cs="Calibri"/>
                <w:color w:val="000000" w:themeColor="text1"/>
              </w:rPr>
              <w:t>effective_date</w:t>
            </w:r>
          </w:p>
        </w:tc>
        <w:tc>
          <w:tcPr>
            <w:tcW w:w="1874" w:type="dxa"/>
            <w:tcMar>
              <w:top w:w="15" w:type="dxa"/>
              <w:left w:w="15" w:type="dxa"/>
              <w:right w:w="15" w:type="dxa"/>
            </w:tcMar>
            <w:vAlign w:val="bottom"/>
          </w:tcPr>
          <w:p w:rsidR="45715169" w:rsidP="45715169" w:rsidRDefault="45715169" w14:paraId="7462831B" w14:textId="39E506E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6922125D" w14:textId="0133D9F1">
            <w:pPr>
              <w:spacing w:after="0"/>
              <w:jc w:val="center"/>
            </w:pPr>
            <w:r w:rsidRPr="45715169">
              <w:rPr>
                <w:rFonts w:ascii="Calibri" w:hAnsi="Calibri" w:eastAsia="Calibri" w:cs="Calibri"/>
                <w:color w:val="000000" w:themeColor="text1"/>
              </w:rPr>
              <w:t>20</w:t>
            </w:r>
          </w:p>
        </w:tc>
      </w:tr>
      <w:tr w:rsidR="45715169" w:rsidTr="45715169" w14:paraId="7FBD7D5C" w14:textId="77777777">
        <w:trPr>
          <w:trHeight w:val="285"/>
          <w:jc w:val="center"/>
        </w:trPr>
        <w:tc>
          <w:tcPr>
            <w:tcW w:w="2428" w:type="dxa"/>
            <w:tcMar>
              <w:top w:w="15" w:type="dxa"/>
              <w:left w:w="15" w:type="dxa"/>
              <w:right w:w="15" w:type="dxa"/>
            </w:tcMar>
            <w:vAlign w:val="bottom"/>
          </w:tcPr>
          <w:p w:rsidR="45715169" w:rsidP="45715169" w:rsidRDefault="45715169" w14:paraId="51938C44" w14:textId="520ADA67">
            <w:pPr>
              <w:spacing w:after="0"/>
              <w:jc w:val="center"/>
            </w:pPr>
            <w:r w:rsidRPr="45715169">
              <w:rPr>
                <w:rFonts w:ascii="Calibri" w:hAnsi="Calibri" w:eastAsia="Calibri" w:cs="Calibri"/>
                <w:color w:val="000000" w:themeColor="text1"/>
              </w:rPr>
              <w:t>rec_current</w:t>
            </w:r>
          </w:p>
        </w:tc>
        <w:tc>
          <w:tcPr>
            <w:tcW w:w="1874" w:type="dxa"/>
            <w:tcMar>
              <w:top w:w="15" w:type="dxa"/>
              <w:left w:w="15" w:type="dxa"/>
              <w:right w:w="15" w:type="dxa"/>
            </w:tcMar>
            <w:vAlign w:val="bottom"/>
          </w:tcPr>
          <w:p w:rsidR="45715169" w:rsidP="45715169" w:rsidRDefault="45715169" w14:paraId="43B9EF8C" w14:textId="77C0A99B">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18F2949" w14:textId="6A63E592">
            <w:pPr>
              <w:spacing w:after="0"/>
              <w:jc w:val="center"/>
            </w:pPr>
            <w:r w:rsidRPr="45715169">
              <w:rPr>
                <w:rFonts w:ascii="Calibri" w:hAnsi="Calibri" w:eastAsia="Calibri" w:cs="Calibri"/>
                <w:color w:val="000000" w:themeColor="text1"/>
              </w:rPr>
              <w:t>5</w:t>
            </w:r>
          </w:p>
        </w:tc>
      </w:tr>
      <w:tr w:rsidR="45715169" w:rsidTr="45715169" w14:paraId="50FAE651" w14:textId="77777777">
        <w:trPr>
          <w:trHeight w:val="285"/>
          <w:jc w:val="center"/>
        </w:trPr>
        <w:tc>
          <w:tcPr>
            <w:tcW w:w="2428" w:type="dxa"/>
            <w:tcMar>
              <w:top w:w="15" w:type="dxa"/>
              <w:left w:w="15" w:type="dxa"/>
              <w:right w:w="15" w:type="dxa"/>
            </w:tcMar>
            <w:vAlign w:val="bottom"/>
          </w:tcPr>
          <w:p w:rsidR="45715169" w:rsidP="45715169" w:rsidRDefault="45715169" w14:paraId="44B69053" w14:textId="40358EB9">
            <w:pPr>
              <w:spacing w:after="0"/>
              <w:jc w:val="center"/>
            </w:pPr>
            <w:r w:rsidRPr="45715169">
              <w:rPr>
                <w:rFonts w:ascii="Calibri" w:hAnsi="Calibri" w:eastAsia="Calibri" w:cs="Calibri"/>
                <w:color w:val="000000" w:themeColor="text1"/>
              </w:rPr>
              <w:t>system_name</w:t>
            </w:r>
          </w:p>
        </w:tc>
        <w:tc>
          <w:tcPr>
            <w:tcW w:w="1874" w:type="dxa"/>
            <w:tcMar>
              <w:top w:w="15" w:type="dxa"/>
              <w:left w:w="15" w:type="dxa"/>
              <w:right w:w="15" w:type="dxa"/>
            </w:tcMar>
            <w:vAlign w:val="bottom"/>
          </w:tcPr>
          <w:p w:rsidR="45715169" w:rsidP="45715169" w:rsidRDefault="45715169" w14:paraId="560A0BD9" w14:textId="30960A89">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25A0AE38" w14:textId="0AE51C72">
            <w:pPr>
              <w:spacing w:after="0"/>
              <w:jc w:val="center"/>
            </w:pPr>
            <w:r w:rsidRPr="45715169">
              <w:rPr>
                <w:rFonts w:ascii="Calibri" w:hAnsi="Calibri" w:eastAsia="Calibri" w:cs="Calibri"/>
                <w:color w:val="000000" w:themeColor="text1"/>
              </w:rPr>
              <w:t>50</w:t>
            </w:r>
          </w:p>
        </w:tc>
      </w:tr>
      <w:tr w:rsidR="45715169" w:rsidTr="45715169" w14:paraId="419EFFDE" w14:textId="77777777">
        <w:trPr>
          <w:trHeight w:val="285"/>
          <w:jc w:val="center"/>
        </w:trPr>
        <w:tc>
          <w:tcPr>
            <w:tcW w:w="2428" w:type="dxa"/>
            <w:tcMar>
              <w:top w:w="15" w:type="dxa"/>
              <w:left w:w="15" w:type="dxa"/>
              <w:right w:w="15" w:type="dxa"/>
            </w:tcMar>
            <w:vAlign w:val="bottom"/>
          </w:tcPr>
          <w:p w:rsidR="45715169" w:rsidP="45715169" w:rsidRDefault="45715169" w14:paraId="4FD2C5DB" w14:textId="0ECC2B0D">
            <w:pPr>
              <w:spacing w:after="0"/>
              <w:jc w:val="center"/>
            </w:pPr>
            <w:r w:rsidRPr="45715169">
              <w:rPr>
                <w:rFonts w:ascii="Calibri" w:hAnsi="Calibri" w:eastAsia="Calibri" w:cs="Calibri"/>
                <w:color w:val="000000" w:themeColor="text1"/>
              </w:rPr>
              <w:t>date_added</w:t>
            </w:r>
          </w:p>
        </w:tc>
        <w:tc>
          <w:tcPr>
            <w:tcW w:w="1874" w:type="dxa"/>
            <w:tcMar>
              <w:top w:w="15" w:type="dxa"/>
              <w:left w:w="15" w:type="dxa"/>
              <w:right w:w="15" w:type="dxa"/>
            </w:tcMar>
            <w:vAlign w:val="bottom"/>
          </w:tcPr>
          <w:p w:rsidR="45715169" w:rsidP="45715169" w:rsidRDefault="45715169" w14:paraId="14256662" w14:textId="6D8A8C31">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721BFC8A" w14:textId="5A0CFAFA">
            <w:pPr>
              <w:spacing w:after="0"/>
              <w:jc w:val="center"/>
            </w:pPr>
            <w:r w:rsidRPr="45715169">
              <w:rPr>
                <w:rFonts w:ascii="Calibri" w:hAnsi="Calibri" w:eastAsia="Calibri" w:cs="Calibri"/>
                <w:color w:val="000000" w:themeColor="text1"/>
              </w:rPr>
              <w:t>NULL</w:t>
            </w:r>
          </w:p>
        </w:tc>
      </w:tr>
      <w:tr w:rsidR="45715169" w:rsidTr="45715169" w14:paraId="689E98F4" w14:textId="77777777">
        <w:trPr>
          <w:trHeight w:val="285"/>
          <w:jc w:val="center"/>
        </w:trPr>
        <w:tc>
          <w:tcPr>
            <w:tcW w:w="2428" w:type="dxa"/>
            <w:tcMar>
              <w:top w:w="15" w:type="dxa"/>
              <w:left w:w="15" w:type="dxa"/>
              <w:right w:w="15" w:type="dxa"/>
            </w:tcMar>
            <w:vAlign w:val="bottom"/>
          </w:tcPr>
          <w:p w:rsidR="45715169" w:rsidP="45715169" w:rsidRDefault="45715169" w14:paraId="1EED912E" w14:textId="596EA8DA">
            <w:pPr>
              <w:spacing w:after="0"/>
              <w:jc w:val="center"/>
            </w:pPr>
            <w:r w:rsidRPr="45715169">
              <w:rPr>
                <w:rFonts w:ascii="Calibri" w:hAnsi="Calibri" w:eastAsia="Calibri" w:cs="Calibri"/>
                <w:color w:val="000000" w:themeColor="text1"/>
              </w:rPr>
              <w:t>sys_member_id</w:t>
            </w:r>
          </w:p>
        </w:tc>
        <w:tc>
          <w:tcPr>
            <w:tcW w:w="1874" w:type="dxa"/>
            <w:tcMar>
              <w:top w:w="15" w:type="dxa"/>
              <w:left w:w="15" w:type="dxa"/>
              <w:right w:w="15" w:type="dxa"/>
            </w:tcMar>
            <w:vAlign w:val="bottom"/>
          </w:tcPr>
          <w:p w:rsidR="45715169" w:rsidP="45715169" w:rsidRDefault="45715169" w14:paraId="3A57AAEC" w14:textId="228B9FDE">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505CE569" w14:textId="5D903908">
            <w:pPr>
              <w:spacing w:after="0"/>
              <w:jc w:val="center"/>
            </w:pPr>
            <w:r w:rsidRPr="45715169">
              <w:rPr>
                <w:rFonts w:ascii="Calibri" w:hAnsi="Calibri" w:eastAsia="Calibri" w:cs="Calibri"/>
                <w:color w:val="000000" w:themeColor="text1"/>
              </w:rPr>
              <w:t>NULL</w:t>
            </w:r>
          </w:p>
        </w:tc>
      </w:tr>
      <w:tr w:rsidR="45715169" w:rsidTr="45715169" w14:paraId="2A3CF707" w14:textId="77777777">
        <w:trPr>
          <w:trHeight w:val="285"/>
          <w:jc w:val="center"/>
        </w:trPr>
        <w:tc>
          <w:tcPr>
            <w:tcW w:w="2428" w:type="dxa"/>
            <w:tcMar>
              <w:top w:w="15" w:type="dxa"/>
              <w:left w:w="15" w:type="dxa"/>
              <w:right w:w="15" w:type="dxa"/>
            </w:tcMar>
            <w:vAlign w:val="bottom"/>
          </w:tcPr>
          <w:p w:rsidR="45715169" w:rsidP="45715169" w:rsidRDefault="45715169" w14:paraId="274ED9E1" w14:textId="355F8E74">
            <w:pPr>
              <w:spacing w:after="0"/>
              <w:jc w:val="center"/>
            </w:pPr>
            <w:r w:rsidRPr="45715169">
              <w:rPr>
                <w:rFonts w:ascii="Calibri" w:hAnsi="Calibri" w:eastAsia="Calibri" w:cs="Calibri"/>
                <w:color w:val="000000" w:themeColor="text1"/>
              </w:rPr>
              <w:t>sys_group_id</w:t>
            </w:r>
          </w:p>
        </w:tc>
        <w:tc>
          <w:tcPr>
            <w:tcW w:w="1874" w:type="dxa"/>
            <w:tcMar>
              <w:top w:w="15" w:type="dxa"/>
              <w:left w:w="15" w:type="dxa"/>
              <w:right w:w="15" w:type="dxa"/>
            </w:tcMar>
            <w:vAlign w:val="bottom"/>
          </w:tcPr>
          <w:p w:rsidR="45715169" w:rsidP="45715169" w:rsidRDefault="45715169" w14:paraId="638F6683" w14:textId="24E27048">
            <w:pPr>
              <w:spacing w:after="0"/>
              <w:jc w:val="center"/>
            </w:pPr>
            <w:r w:rsidRPr="45715169">
              <w:rPr>
                <w:rFonts w:ascii="Calibri" w:hAnsi="Calibri" w:eastAsia="Calibri" w:cs="Calibri"/>
                <w:color w:val="000000" w:themeColor="text1"/>
              </w:rPr>
              <w:t>int</w:t>
            </w:r>
          </w:p>
        </w:tc>
        <w:tc>
          <w:tcPr>
            <w:tcW w:w="2989" w:type="dxa"/>
            <w:tcMar>
              <w:top w:w="15" w:type="dxa"/>
              <w:left w:w="15" w:type="dxa"/>
              <w:right w:w="15" w:type="dxa"/>
            </w:tcMar>
            <w:vAlign w:val="bottom"/>
          </w:tcPr>
          <w:p w:rsidR="45715169" w:rsidP="45715169" w:rsidRDefault="45715169" w14:paraId="1A68FC90" w14:textId="618BAB22">
            <w:pPr>
              <w:spacing w:after="0"/>
              <w:jc w:val="center"/>
            </w:pPr>
            <w:r w:rsidRPr="45715169">
              <w:rPr>
                <w:rFonts w:ascii="Calibri" w:hAnsi="Calibri" w:eastAsia="Calibri" w:cs="Calibri"/>
                <w:color w:val="000000" w:themeColor="text1"/>
              </w:rPr>
              <w:t>NULL</w:t>
            </w:r>
          </w:p>
        </w:tc>
      </w:tr>
      <w:tr w:rsidR="45715169" w:rsidTr="45715169" w14:paraId="160CB6AA" w14:textId="77777777">
        <w:trPr>
          <w:trHeight w:val="285"/>
          <w:jc w:val="center"/>
        </w:trPr>
        <w:tc>
          <w:tcPr>
            <w:tcW w:w="2428" w:type="dxa"/>
            <w:tcMar>
              <w:top w:w="15" w:type="dxa"/>
              <w:left w:w="15" w:type="dxa"/>
              <w:right w:w="15" w:type="dxa"/>
            </w:tcMar>
            <w:vAlign w:val="bottom"/>
          </w:tcPr>
          <w:p w:rsidR="45715169" w:rsidP="45715169" w:rsidRDefault="45715169" w14:paraId="46DCCEB1" w14:textId="02B34017">
            <w:pPr>
              <w:spacing w:after="0"/>
              <w:jc w:val="center"/>
            </w:pPr>
            <w:r w:rsidRPr="45715169">
              <w:rPr>
                <w:rFonts w:ascii="Calibri" w:hAnsi="Calibri" w:eastAsia="Calibri" w:cs="Calibri"/>
                <w:color w:val="000000" w:themeColor="text1"/>
              </w:rPr>
              <w:t>LOAD_TIME</w:t>
            </w:r>
          </w:p>
        </w:tc>
        <w:tc>
          <w:tcPr>
            <w:tcW w:w="1874" w:type="dxa"/>
            <w:tcMar>
              <w:top w:w="15" w:type="dxa"/>
              <w:left w:w="15" w:type="dxa"/>
              <w:right w:w="15" w:type="dxa"/>
            </w:tcMar>
            <w:vAlign w:val="bottom"/>
          </w:tcPr>
          <w:p w:rsidR="45715169" w:rsidP="45715169" w:rsidRDefault="45715169" w14:paraId="1F678966" w14:textId="3939ADFD">
            <w:pPr>
              <w:spacing w:after="0"/>
              <w:jc w:val="center"/>
            </w:pPr>
            <w:r w:rsidRPr="45715169">
              <w:rPr>
                <w:rFonts w:ascii="Calibri" w:hAnsi="Calibri" w:eastAsia="Calibri" w:cs="Calibri"/>
                <w:color w:val="000000" w:themeColor="text1"/>
              </w:rPr>
              <w:t>datetime</w:t>
            </w:r>
          </w:p>
        </w:tc>
        <w:tc>
          <w:tcPr>
            <w:tcW w:w="2989" w:type="dxa"/>
            <w:tcMar>
              <w:top w:w="15" w:type="dxa"/>
              <w:left w:w="15" w:type="dxa"/>
              <w:right w:w="15" w:type="dxa"/>
            </w:tcMar>
            <w:vAlign w:val="bottom"/>
          </w:tcPr>
          <w:p w:rsidR="45715169" w:rsidP="45715169" w:rsidRDefault="45715169" w14:paraId="13CAB0FF" w14:textId="7B2F59F2">
            <w:pPr>
              <w:spacing w:after="0"/>
              <w:jc w:val="center"/>
            </w:pPr>
            <w:r w:rsidRPr="45715169">
              <w:rPr>
                <w:rFonts w:ascii="Calibri" w:hAnsi="Calibri" w:eastAsia="Calibri" w:cs="Calibri"/>
                <w:color w:val="000000" w:themeColor="text1"/>
              </w:rPr>
              <w:t>NULL</w:t>
            </w:r>
          </w:p>
        </w:tc>
      </w:tr>
      <w:tr w:rsidR="45715169" w:rsidTr="45715169" w14:paraId="044CB971" w14:textId="77777777">
        <w:trPr>
          <w:trHeight w:val="285"/>
          <w:jc w:val="center"/>
        </w:trPr>
        <w:tc>
          <w:tcPr>
            <w:tcW w:w="2428" w:type="dxa"/>
            <w:tcMar>
              <w:top w:w="15" w:type="dxa"/>
              <w:left w:w="15" w:type="dxa"/>
              <w:right w:w="15" w:type="dxa"/>
            </w:tcMar>
            <w:vAlign w:val="bottom"/>
          </w:tcPr>
          <w:p w:rsidR="45715169" w:rsidP="45715169" w:rsidRDefault="45715169" w14:paraId="3BD094FE" w14:textId="0993FAD9">
            <w:pPr>
              <w:spacing w:after="0"/>
              <w:jc w:val="center"/>
            </w:pPr>
            <w:r w:rsidRPr="45715169">
              <w:rPr>
                <w:rFonts w:ascii="Calibri" w:hAnsi="Calibri" w:eastAsia="Calibri" w:cs="Calibri"/>
                <w:color w:val="000000" w:themeColor="text1"/>
              </w:rPr>
              <w:t>OPERATOR</w:t>
            </w:r>
          </w:p>
        </w:tc>
        <w:tc>
          <w:tcPr>
            <w:tcW w:w="1874" w:type="dxa"/>
            <w:tcMar>
              <w:top w:w="15" w:type="dxa"/>
              <w:left w:w="15" w:type="dxa"/>
              <w:right w:w="15" w:type="dxa"/>
            </w:tcMar>
            <w:vAlign w:val="bottom"/>
          </w:tcPr>
          <w:p w:rsidR="45715169" w:rsidP="45715169" w:rsidRDefault="45715169" w14:paraId="1B47B971" w14:textId="41AFBAA0">
            <w:pPr>
              <w:spacing w:after="0"/>
              <w:jc w:val="center"/>
            </w:pPr>
            <w:r w:rsidRPr="45715169">
              <w:rPr>
                <w:rFonts w:ascii="Calibri" w:hAnsi="Calibri" w:eastAsia="Calibri" w:cs="Calibri"/>
                <w:color w:val="000000" w:themeColor="text1"/>
              </w:rPr>
              <w:t>varchar</w:t>
            </w:r>
          </w:p>
        </w:tc>
        <w:tc>
          <w:tcPr>
            <w:tcW w:w="2989" w:type="dxa"/>
            <w:tcMar>
              <w:top w:w="15" w:type="dxa"/>
              <w:left w:w="15" w:type="dxa"/>
              <w:right w:w="15" w:type="dxa"/>
            </w:tcMar>
            <w:vAlign w:val="bottom"/>
          </w:tcPr>
          <w:p w:rsidR="45715169" w:rsidP="45715169" w:rsidRDefault="45715169" w14:paraId="4D72AAFC" w14:textId="142D440E">
            <w:pPr>
              <w:spacing w:after="0"/>
              <w:jc w:val="center"/>
            </w:pPr>
            <w:r w:rsidRPr="45715169">
              <w:rPr>
                <w:rFonts w:ascii="Calibri" w:hAnsi="Calibri" w:eastAsia="Calibri" w:cs="Calibri"/>
                <w:color w:val="000000" w:themeColor="text1"/>
              </w:rPr>
              <w:t>20</w:t>
            </w:r>
          </w:p>
        </w:tc>
      </w:tr>
    </w:tbl>
    <w:p w:rsidR="45715169" w:rsidP="45715169" w:rsidRDefault="45715169" w14:paraId="4EEA3538" w14:textId="3E7D2775">
      <w:pPr>
        <w:ind w:left="144"/>
      </w:pPr>
    </w:p>
    <w:p w:rsidR="00DB33C3" w:rsidP="00A6028F" w:rsidRDefault="00DB33C3" w14:paraId="66F59A2A" w14:textId="49573770">
      <w:pPr>
        <w:pStyle w:val="Heading4"/>
        <w:ind w:left="0"/>
      </w:pPr>
      <w:commentRangeStart w:id="144"/>
      <w:r>
        <w:t xml:space="preserve">Matching File </w:t>
      </w:r>
      <w:r w:rsidR="009A1CB3">
        <w:t>Frequency &amp; Retention</w:t>
      </w:r>
      <w:commentRangeEnd w:id="144"/>
      <w:r w:rsidR="00732B26">
        <w:rPr>
          <w:rStyle w:val="CommentReference"/>
          <w:sz w:val="22"/>
          <w:szCs w:val="22"/>
        </w:rPr>
        <w:commentReference w:id="144"/>
      </w:r>
    </w:p>
    <w:p w:rsidRPr="009A1CB3" w:rsidR="009A1CB3" w:rsidP="00A6028F" w:rsidRDefault="009A1CB3" w14:paraId="353AB15E" w14:textId="64FB4821">
      <w:pPr>
        <w:ind w:left="144"/>
      </w:pPr>
      <w:r w:rsidRPr="00994A39">
        <w:t>S</w:t>
      </w:r>
      <w:r w:rsidRPr="009A1CB3">
        <w:t>DS supports a variety of eligibility file delivery cadences, including full file transmissions and change-only files. These files are used to drive accurate member matching, coverage validation, and downstream routing logic within the SDS platform.</w:t>
      </w:r>
    </w:p>
    <w:p w:rsidRPr="00E85D83" w:rsidR="00E85D83" w:rsidP="00A6028F" w:rsidRDefault="009A1CB3" w14:paraId="4229A49B" w14:textId="4ECE99AE">
      <w:pPr>
        <w:ind w:left="144"/>
      </w:pPr>
      <w:r w:rsidR="009A1CB3">
        <w:rPr/>
        <w:t>While GHI Benefitss may vary in how they structure and transmit eligibility data, the frequency and type of file have a significant impact on matching accuracy, claim rejections, and the ability to process retroactive updates. Additionally, SDS must understand how long terminated members should remain available to support appeals, retro claims, and historical validation. SDS recommends GHI Benefitss provide daily full eligibility files to ensure consistent and accurate member matching across all intake channels. Additionally, we recommend retaining termination records for 18–24 months to support retroactive processing, adjustments, audits, and other downstream activities.</w:t>
      </w:r>
      <w:r w:rsidR="562EE374">
        <w:rPr/>
      </w:r>
      <w:r w:rsidR="009A1CB3">
        <w:rPr/>
      </w:r>
      <w:r w:rsidR="009A1CB3">
        <w:rPr/>
      </w:r>
      <w:r w:rsidR="009A1CB3">
        <w:rPr/>
      </w:r>
      <w:r w:rsidR="007E07E2">
        <w:rPr/>
      </w:r>
      <w:r w:rsidR="009A1CB3">
        <w:rPr/>
      </w:r>
      <w:r w:rsidR="007E07E2">
        <w:rPr/>
      </w:r>
      <w:r w:rsidR="00E85D83">
        <w:rPr/>
      </w:r>
      <w:r w:rsidR="00E85D83">
        <w:rPr/>
      </w:r>
      <w:r w:rsidR="00E85D83">
        <w:rPr/>
      </w:r>
      <w:r w:rsidR="00E85D83">
        <w:rPr/>
      </w:r>
      <w:r w:rsidR="562EE374">
        <w:rPr/>
      </w:r>
      <w:r w:rsidR="00E85D83">
        <w:rPr/>
      </w:r>
      <w:r w:rsidR="00E85D83">
        <w:rPr/>
      </w:r>
      <w:r w:rsidR="00E85D83">
        <w:rPr/>
      </w:r>
      <w:r w:rsidR="00E85D83">
        <w:rPr/>
      </w:r>
      <w:r w:rsidR="00E85D83">
        <w:rPr/>
      </w:r>
      <w:r w:rsidR="00E85D83">
        <w:rPr/>
      </w:r>
      <w:r w:rsidR="00E85D83">
        <w:rPr/>
      </w:r>
    </w:p>
    <w:p w:rsidR="00B1125F" w:rsidP="00B1125F" w:rsidRDefault="00E85D83" w14:paraId="7B6D6BAB" w14:textId="77777777">
      <w:pPr>
        <w:ind w:left="144"/>
      </w:pPr>
      <w:r w:rsidRPr="00E85D83">
        <w:t>However, longer retention periods may be required based on regulatory filing limits or specific business needs—for example, Medicaid programs often require extended data availability beyond standard retention windows.</w:t>
      </w:r>
    </w:p>
    <w:p w:rsidR="00B1125F" w:rsidP="00B1125F" w:rsidRDefault="00142ED6" w14:paraId="7C4852D8" w14:textId="77777777">
      <w:pPr>
        <w:ind w:left="144"/>
      </w:pPr>
      <w:r>
        <w:t xml:space="preserve">For this implementation, the following </w:t>
      </w:r>
      <w:r w:rsidR="00B61F92">
        <w:t>frequency and retention rules</w:t>
      </w:r>
      <w:r>
        <w:t xml:space="preserve"> will apply:</w:t>
      </w:r>
    </w:p>
    <w:p w:rsidR="4869DE8F" w:rsidP="00B1125F" w:rsidRDefault="4869DE8F" w14:paraId="0A68E119" w14:textId="6AC05CE3">
      <w:pPr>
        <w:pStyle w:val="ListParagraph"/>
        <w:numPr>
          <w:ilvl w:val="0"/>
          <w:numId w:val="13"/>
        </w:numPr>
        <w:ind w:left="1440"/>
      </w:pPr>
      <w:r w:rsidRPr="00B1125F">
        <w:rPr>
          <w:u w:val="single"/>
        </w:rPr>
        <w:t>Membership File</w:t>
      </w:r>
      <w:r w:rsidRPr="00013B9F">
        <w:t xml:space="preserve">: </w:t>
      </w:r>
      <w:r w:rsidRPr="00B1125F">
        <w:t>Full</w:t>
      </w:r>
      <w:r w:rsidRPr="45715169">
        <w:t xml:space="preserve"> extract to be sent daily; [</w:t>
      </w:r>
      <w:r w:rsidRPr="00B1125F">
        <w:rPr>
          <w:highlight w:val="yellow"/>
        </w:rPr>
        <w:t>XX</w:t>
      </w:r>
      <w:r w:rsidRPr="45715169">
        <w:t>] months of termination records</w:t>
      </w:r>
    </w:p>
    <w:p w:rsidR="009A1CB3" w:rsidP="00A6028F" w:rsidRDefault="009A1CB3" w14:paraId="525D07C1" w14:textId="77777777">
      <w:pPr>
        <w:pStyle w:val="Heading4"/>
        <w:numPr>
          <w:ilvl w:val="0"/>
          <w:numId w:val="0"/>
        </w:numPr>
        <w:rPr>
          <w:rFonts w:asciiTheme="minorHAnsi" w:hAnsiTheme="minorHAnsi" w:eastAsiaTheme="minorHAnsi" w:cstheme="minorBidi"/>
          <w:i w:val="0"/>
          <w:iCs w:val="0"/>
          <w:color w:val="auto"/>
        </w:rPr>
      </w:pPr>
    </w:p>
    <w:p w:rsidR="008C7050" w:rsidP="00A6028F" w:rsidRDefault="008C7050" w14:paraId="62206D15" w14:textId="0CF5F24C">
      <w:pPr>
        <w:pStyle w:val="Heading4"/>
        <w:ind w:left="0"/>
      </w:pPr>
      <w:commentRangeStart w:id="145"/>
      <w:r>
        <w:t xml:space="preserve">Matching </w:t>
      </w:r>
      <w:r w:rsidR="0030547F">
        <w:t>Logic</w:t>
      </w:r>
      <w:r w:rsidR="008A7BBD">
        <w:t xml:space="preserve"> and Exception Processing</w:t>
      </w:r>
      <w:commentRangeEnd w:id="145"/>
      <w:r w:rsidR="002763F8">
        <w:rPr>
          <w:rStyle w:val="CommentReference"/>
          <w:sz w:val="22"/>
          <w:szCs w:val="22"/>
        </w:rPr>
        <w:commentReference w:id="145"/>
      </w:r>
    </w:p>
    <w:p w:rsidRPr="00CA7685" w:rsidR="00CA7685" w:rsidP="00A6028F" w:rsidRDefault="00CA7685" w14:paraId="331E7598" w14:textId="77777777">
      <w:pPr>
        <w:ind w:left="144"/>
      </w:pPr>
      <w:r w:rsidRPr="00CA7685">
        <w:t>During intake, SDS applies member matching logic to associate incoming documents with eligibility records using key fields such as Member ID, Name, Date of Birth, and other configurable identifiers. This logic is defined in a standard mapping document, which serves as the baseline for all implementations.</w:t>
      </w:r>
    </w:p>
    <w:p w:rsidR="002763F8" w:rsidP="002763F8" w:rsidRDefault="00CA7685" w14:paraId="37D87E77" w14:textId="31474133">
      <w:pPr>
        <w:ind w:left="144"/>
      </w:pPr>
      <w:r w:rsidRPr="00CA7685">
        <w:lastRenderedPageBreak/>
        <w:t xml:space="preserve">For this </w:t>
      </w:r>
      <w:r w:rsidR="00A570E8">
        <w:t>implementation</w:t>
      </w:r>
      <w:r w:rsidRPr="00CA7685">
        <w:t xml:space="preserve">, the </w:t>
      </w:r>
      <w:r w:rsidR="004B47FB">
        <w:t>matching logic and rules that will apply are</w:t>
      </w:r>
      <w:r w:rsidR="002763F8">
        <w:t xml:space="preserve"> located in </w:t>
      </w:r>
      <w:r w:rsidRPr="002763F8" w:rsidR="002763F8">
        <w:rPr>
          <w:highlight w:val="yellow"/>
        </w:rPr>
        <w:t>[Attachment]</w:t>
      </w:r>
      <w:r w:rsidR="002763F8">
        <w:t>.</w:t>
      </w:r>
    </w:p>
    <w:p w:rsidR="00CB70B2" w:rsidP="00A6028F" w:rsidRDefault="00CB70B2" w14:paraId="4619F571" w14:textId="53000DBD">
      <w:pPr>
        <w:ind w:left="144"/>
      </w:pPr>
      <w:r>
        <w:t>Exception handling occurs when documents cannot be matched through automated logic. SDS offers flexible options for managing these scenarios:</w:t>
      </w:r>
    </w:p>
    <w:p w:rsidR="00CB70B2" w:rsidP="00A2324A" w:rsidRDefault="00CB70B2" w14:paraId="6CE9C758" w14:textId="7FF3C961">
      <w:pPr>
        <w:pStyle w:val="ListParagraph"/>
        <w:numPr>
          <w:ilvl w:val="0"/>
          <w:numId w:val="16"/>
        </w:numPr>
        <w:ind w:left="936"/>
        <w:rPr/>
      </w:pPr>
      <w:commentRangeStart w:id="146"/>
      <w:r w:rsidRPr="45859D95" w:rsidR="00CB70B2">
        <w:rPr>
          <w:u w:val="single"/>
        </w:rPr>
        <w:t>Manual Matching Queue: Unmatched records can be routed to a manual matching queue that the GHI Benefits can access and manage.</w:t>
      </w:r>
      <w:r w:rsidR="00CB70B2">
        <w:rPr/>
      </w:r>
      <w:r w:rsidR="43038547">
        <w:rPr/>
      </w:r>
      <w:r w:rsidR="00CB70B2">
        <w:rPr/>
      </w:r>
    </w:p>
    <w:p w:rsidR="00CB70B2" w:rsidP="00A6028F" w:rsidRDefault="00CB70B2" w14:paraId="66A5CCFA" w14:textId="10E4C4D5">
      <w:pPr>
        <w:ind w:left="1296"/>
      </w:pPr>
      <w:r w:rsidRPr="00585C8E">
        <w:rPr>
          <w:i/>
          <w:iCs/>
        </w:rPr>
        <w:t>Note</w:t>
      </w:r>
      <w:r>
        <w:t xml:space="preserve">: This is especially critical if daily full files are not </w:t>
      </w:r>
      <w:r w:rsidR="00585C8E">
        <w:t>provided</w:t>
      </w:r>
      <w:r>
        <w:t>, as fallouts are more likely.</w:t>
      </w:r>
    </w:p>
    <w:p w:rsidR="00CB70B2" w:rsidP="00A2324A" w:rsidRDefault="00CB70B2" w14:paraId="2B5ADB6F" w14:textId="77777777">
      <w:pPr>
        <w:pStyle w:val="ListParagraph"/>
        <w:numPr>
          <w:ilvl w:val="0"/>
          <w:numId w:val="16"/>
        </w:numPr>
        <w:ind w:left="936"/>
      </w:pPr>
      <w:r w:rsidRPr="00585C8E">
        <w:rPr>
          <w:u w:val="single"/>
        </w:rPr>
        <w:t>Recommended Practice</w:t>
      </w:r>
      <w:r>
        <w:t>: SDS recommends enabling the manual matching queue during the initial warranty period of all implementations. This ensures early detection and resolution of logic or data discrepancies and validates that matching processes are performing as expected.</w:t>
      </w:r>
    </w:p>
    <w:p w:rsidR="006A277E" w:rsidP="00A6028F" w:rsidRDefault="006A277E" w14:paraId="3B4145A2" w14:textId="77777777">
      <w:pPr>
        <w:pStyle w:val="ListParagraph"/>
        <w:ind w:left="936"/>
      </w:pPr>
    </w:p>
    <w:p w:rsidRPr="00F871C3" w:rsidR="00CB70B2" w:rsidP="00A6028F" w:rsidRDefault="00CB70B2" w14:paraId="56A6A4E8" w14:textId="476CFD61">
      <w:pPr>
        <w:pStyle w:val="ListParagraph"/>
        <w:numPr>
          <w:ilvl w:val="0"/>
          <w:numId w:val="13"/>
        </w:numPr>
        <w:ind w:left="936"/>
        <w:rPr>
          <w:u w:val="single"/>
        </w:rPr>
      </w:pPr>
      <w:r w:rsidRPr="006A277E">
        <w:rPr>
          <w:u w:val="single"/>
        </w:rPr>
        <w:t>Post-Validation Options</w:t>
      </w:r>
      <w:r w:rsidRPr="00F871C3">
        <w:rPr>
          <w:u w:val="single"/>
        </w:rPr>
        <w:t>:</w:t>
      </w:r>
    </w:p>
    <w:p w:rsidRPr="00532676" w:rsidR="000071CE" w:rsidP="00A6028F" w:rsidRDefault="00C962DC" w14:paraId="118C8101" w14:textId="19BAE8C5">
      <w:pPr>
        <w:pStyle w:val="ListParagraph"/>
        <w:numPr>
          <w:ilvl w:val="2"/>
          <w:numId w:val="13"/>
        </w:numPr>
        <w:ind w:left="1728"/>
      </w:pPr>
      <w:r w:rsidRPr="00532676">
        <w:t>Unmatched document scan be:</w:t>
      </w:r>
    </w:p>
    <w:p w:rsidR="00973F5E" w:rsidP="00A6028F" w:rsidRDefault="00973F5E" w14:paraId="4A4F323B" w14:textId="534C15EB">
      <w:pPr>
        <w:pStyle w:val="ListParagraph"/>
        <w:numPr>
          <w:ilvl w:val="3"/>
          <w:numId w:val="13"/>
        </w:numPr>
        <w:ind w:left="2448"/>
      </w:pPr>
      <w:r>
        <w:t xml:space="preserve">Routed to the </w:t>
      </w:r>
      <w:r w:rsidR="008C4885">
        <w:t>manual matching queue (continuation of the process)</w:t>
      </w:r>
    </w:p>
    <w:p w:rsidRPr="00532676" w:rsidR="00C962DC" w:rsidP="00A6028F" w:rsidRDefault="00C962DC" w14:paraId="0A306EA6" w14:textId="5AA0D429">
      <w:pPr>
        <w:pStyle w:val="ListParagraph"/>
        <w:numPr>
          <w:ilvl w:val="3"/>
          <w:numId w:val="13"/>
        </w:numPr>
        <w:ind w:left="2448"/>
        <w:rPr/>
      </w:pPr>
      <w:r w:rsidR="00C962DC">
        <w:rPr/>
        <w:t>Routed through the GHI Benefits’s reject processes</w:t>
      </w:r>
      <w:r w:rsidR="3C537846">
        <w:rPr/>
      </w:r>
      <w:r w:rsidR="00C962DC">
        <w:rPr/>
      </w:r>
      <w:r w:rsidR="0095105A">
        <w:rPr/>
      </w:r>
    </w:p>
    <w:p w:rsidRPr="00532676" w:rsidR="00C962DC" w:rsidP="00A6028F" w:rsidRDefault="00C962DC" w14:paraId="4320FE5B" w14:textId="4FB6D2E0">
      <w:pPr>
        <w:pStyle w:val="ListParagraph"/>
        <w:numPr>
          <w:ilvl w:val="3"/>
          <w:numId w:val="13"/>
        </w:numPr>
        <w:ind w:left="2448"/>
        <w:rPr/>
      </w:pPr>
      <w:r w:rsidR="00C962DC">
        <w:rPr/>
        <w:t>Exported back to the GHI Benefits for additional investigation or actions (e.g., leaving blank or applying a default)</w:t>
      </w:r>
      <w:r w:rsidR="3C537846">
        <w:rPr/>
      </w:r>
      <w:r w:rsidR="00C962DC">
        <w:rPr/>
      </w:r>
      <w:r w:rsidR="00C962DC">
        <w:rPr/>
      </w:r>
      <w:r w:rsidR="00C962DC">
        <w:rPr/>
      </w:r>
    </w:p>
    <w:p w:rsidRPr="000C3AED" w:rsidR="00C962DC" w:rsidP="00A6028F" w:rsidRDefault="00C962DC" w14:paraId="6461C60B" w14:textId="073A81E3">
      <w:pPr>
        <w:pStyle w:val="ListParagraph"/>
        <w:numPr>
          <w:ilvl w:val="0"/>
          <w:numId w:val="13"/>
        </w:numPr>
        <w:ind w:left="936"/>
        <w:rPr>
          <w:u w:val="single"/>
        </w:rPr>
      </w:pPr>
      <w:r w:rsidRPr="000C3AED">
        <w:rPr>
          <w:u w:val="single"/>
        </w:rPr>
        <w:t>Trigger Scope:</w:t>
      </w:r>
    </w:p>
    <w:p w:rsidRPr="00532676" w:rsidR="00C962DC" w:rsidP="00A6028F" w:rsidRDefault="00C962DC" w14:paraId="05B3C7EB" w14:textId="2BD72C2C">
      <w:pPr>
        <w:pStyle w:val="ListParagraph"/>
        <w:numPr>
          <w:ilvl w:val="2"/>
          <w:numId w:val="13"/>
        </w:numPr>
        <w:ind w:left="1728"/>
      </w:pPr>
      <w:r w:rsidRPr="00532676">
        <w:t xml:space="preserve">Matching </w:t>
      </w:r>
      <w:r w:rsidRPr="00532676" w:rsidR="000C3AED">
        <w:t xml:space="preserve">logic can be applied across all document documents, or configured to </w:t>
      </w:r>
      <w:r w:rsidRPr="00532676" w:rsidR="00B3236E">
        <w:t xml:space="preserve">target a specific subset – e.g., </w:t>
      </w:r>
    </w:p>
    <w:p w:rsidRPr="00532676" w:rsidR="00B3236E" w:rsidP="00A6028F" w:rsidRDefault="00B3236E" w14:paraId="6B84D675" w14:textId="191F1625">
      <w:pPr>
        <w:pStyle w:val="ListParagraph"/>
        <w:numPr>
          <w:ilvl w:val="2"/>
          <w:numId w:val="13"/>
        </w:numPr>
        <w:ind w:left="1728"/>
      </w:pPr>
      <w:r w:rsidRPr="00532676">
        <w:rPr>
          <w:u w:val="single"/>
        </w:rPr>
        <w:t>Included</w:t>
      </w:r>
      <w:r w:rsidRPr="00532676">
        <w:t>: Claim forms, appeals</w:t>
      </w:r>
      <w:r w:rsidRPr="00532676" w:rsidR="00C301C0">
        <w:t>, and</w:t>
      </w:r>
      <w:r w:rsidRPr="00532676">
        <w:t xml:space="preserve"> reconsiderations</w:t>
      </w:r>
    </w:p>
    <w:p w:rsidRPr="00532676" w:rsidR="00B3236E" w:rsidP="00A6028F" w:rsidRDefault="00B3236E" w14:paraId="078A4054" w14:textId="52D6E792">
      <w:pPr>
        <w:pStyle w:val="ListParagraph"/>
        <w:numPr>
          <w:ilvl w:val="2"/>
          <w:numId w:val="13"/>
        </w:numPr>
        <w:ind w:left="1728"/>
      </w:pPr>
      <w:r w:rsidRPr="00532676">
        <w:rPr>
          <w:u w:val="single"/>
        </w:rPr>
        <w:t>Excluded</w:t>
      </w:r>
      <w:r w:rsidRPr="00532676">
        <w:t>: Enrollment packets, provider correspondence</w:t>
      </w:r>
      <w:r w:rsidRPr="00532676" w:rsidR="00C301C0">
        <w:t>, and general inquiries</w:t>
      </w:r>
      <w:commentRangeEnd w:id="146"/>
      <w:r w:rsidRPr="00532676" w:rsidR="008808F0">
        <w:rPr>
          <w:rStyle w:val="CommentReference"/>
          <w:sz w:val="22"/>
          <w:szCs w:val="22"/>
        </w:rPr>
        <w:commentReference w:id="146"/>
      </w:r>
    </w:p>
    <w:p w:rsidR="00A570E8" w:rsidP="00A6028F" w:rsidRDefault="00A570E8" w14:paraId="65E36411" w14:textId="77777777">
      <w:pPr>
        <w:pStyle w:val="ListParagraph"/>
        <w:ind w:left="2016"/>
      </w:pPr>
    </w:p>
    <w:p w:rsidR="00A570E8" w:rsidP="00A6028F" w:rsidRDefault="00A570E8" w14:paraId="23E94550" w14:textId="3ADE7382">
      <w:pPr>
        <w:ind w:left="144"/>
      </w:pPr>
      <w:r w:rsidRPr="00CA7685">
        <w:t xml:space="preserve">For this </w:t>
      </w:r>
      <w:r>
        <w:t>implementation</w:t>
      </w:r>
      <w:r w:rsidRPr="00CA7685">
        <w:t xml:space="preserve">, the following </w:t>
      </w:r>
      <w:r>
        <w:t>exception handling</w:t>
      </w:r>
      <w:r w:rsidRPr="00CA7685">
        <w:t xml:space="preserve"> rules </w:t>
      </w:r>
      <w:r>
        <w:t>will apply:</w:t>
      </w:r>
    </w:p>
    <w:p w:rsidR="00551A01" w:rsidP="00A6028F" w:rsidRDefault="00382576" w14:paraId="3B0EAB0E" w14:textId="2B3BA136">
      <w:pPr>
        <w:pStyle w:val="Heading3"/>
        <w:ind w:left="0"/>
      </w:pPr>
      <w:bookmarkStart w:name="_Toc219150798" w:id="147"/>
      <w:commentRangeStart w:id="148"/>
      <w:r>
        <w:t>Provider Matching</w:t>
      </w:r>
      <w:bookmarkEnd w:id="147"/>
      <w:commentRangeEnd w:id="148"/>
      <w:r w:rsidR="008808F0">
        <w:rPr>
          <w:rStyle w:val="CommentReference"/>
          <w:sz w:val="24"/>
          <w:szCs w:val="24"/>
        </w:rPr>
        <w:commentReference w:id="148"/>
      </w:r>
    </w:p>
    <w:p w:rsidRPr="007B4A96" w:rsidR="007B4A96" w:rsidDel="008808F0" w:rsidP="00A6028F" w:rsidRDefault="007B4A96" w14:paraId="1D32069E" w14:textId="15625D7B">
      <w:pPr>
        <w:pStyle w:val="Heading4"/>
        <w:numPr>
          <w:ilvl w:val="0"/>
          <w:numId w:val="0"/>
        </w:numPr>
        <w:rPr>
          <w:del w:author="Ann Dion" w:date="2026-01-12T22:01:00Z" w16du:dateUtc="2026-01-13T04:01:00Z" w:id="149"/>
          <w:rFonts w:asciiTheme="minorHAnsi" w:hAnsiTheme="minorHAnsi" w:eastAsiaTheme="minorHAnsi" w:cstheme="minorBidi"/>
          <w:i w:val="0"/>
          <w:iCs w:val="0"/>
          <w:color w:val="auto"/>
        </w:rPr>
      </w:pPr>
      <w:del w:author="Ann Dion" w:date="2026-01-12T22:01:00Z" w16du:dateUtc="2026-01-13T04:01:00Z" w:id="150">
        <w:r w:rsidRPr="007B4A96" w:rsidDel="008808F0">
          <w:rPr>
            <w:rFonts w:asciiTheme="minorHAnsi" w:hAnsiTheme="minorHAnsi" w:eastAsiaTheme="minorHAnsi" w:cstheme="minorBidi"/>
            <w:i w:val="0"/>
            <w:iCs w:val="0"/>
            <w:color w:val="auto"/>
          </w:rPr>
          <w:delText>SDS performs provider matching by validating captured provider information</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NPI, TIN, and Provider Name</w:delText>
        </w:r>
        <w:r w:rsidDel="008808F0" w:rsidR="00C505DE">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against a client-supplied provider file. Unlike member matching, there is no industry-standard file format for provider data, so SDS accepts and configures the file structure based on each client’s specifications.</w:delText>
        </w:r>
      </w:del>
    </w:p>
    <w:p w:rsidRPr="007B4A96" w:rsidR="007B4A96" w:rsidDel="008808F0" w:rsidP="00A6028F" w:rsidRDefault="007B4A96" w14:paraId="2334AEDF" w14:textId="79A8FDD0">
      <w:pPr>
        <w:pStyle w:val="Heading4"/>
        <w:numPr>
          <w:ilvl w:val="0"/>
          <w:numId w:val="0"/>
        </w:numPr>
        <w:rPr>
          <w:del w:author="Ann Dion" w:date="2026-01-12T22:01:00Z" w16du:dateUtc="2026-01-13T04:01:00Z" w:id="151"/>
          <w:rFonts w:asciiTheme="minorHAnsi" w:hAnsiTheme="minorHAnsi" w:eastAsiaTheme="minorHAnsi" w:cstheme="minorBidi"/>
          <w:i w:val="0"/>
          <w:iCs w:val="0"/>
          <w:color w:val="auto"/>
        </w:rPr>
      </w:pPr>
    </w:p>
    <w:p w:rsidRPr="007B4A96" w:rsidR="007B4A96" w:rsidDel="008808F0" w:rsidP="00A6028F" w:rsidRDefault="007B4A96" w14:paraId="372561D3" w14:textId="1C31AEF2">
      <w:pPr>
        <w:pStyle w:val="Heading4"/>
        <w:numPr>
          <w:ilvl w:val="0"/>
          <w:numId w:val="0"/>
        </w:numPr>
        <w:rPr>
          <w:del w:author="Ann Dion" w:date="2026-01-12T22:01:00Z" w16du:dateUtc="2026-01-13T04:01:00Z" w:id="152"/>
          <w:rFonts w:asciiTheme="minorHAnsi" w:hAnsiTheme="minorHAnsi" w:eastAsiaTheme="minorHAnsi" w:cstheme="minorBidi"/>
          <w:i w:val="0"/>
          <w:iCs w:val="0"/>
          <w:color w:val="auto"/>
        </w:rPr>
      </w:pPr>
      <w:del w:author="Ann Dion" w:date="2026-01-12T22:01:00Z" w16du:dateUtc="2026-01-13T04:01:00Z" w:id="153">
        <w:r w:rsidRPr="007B4A96" w:rsidDel="008808F0">
          <w:rPr>
            <w:rFonts w:asciiTheme="minorHAnsi" w:hAnsiTheme="minorHAnsi" w:eastAsiaTheme="minorHAnsi" w:cstheme="minorBidi"/>
            <w:i w:val="0"/>
            <w:iCs w:val="0"/>
            <w:color w:val="auto"/>
          </w:rPr>
          <w:delText>Captured provider data is compared against the file to determine if a valid match exists. If a match is found, the document proceeds through normal downstream processing. If no match is found, SDS applies client-defined business rules</w:delText>
        </w:r>
        <w:r w:rsidDel="008808F0" w:rsidR="007E5AA2">
          <w:rPr>
            <w:rFonts w:asciiTheme="minorHAnsi" w:hAnsiTheme="minorHAnsi" w:eastAsiaTheme="minorHAnsi" w:cstheme="minorBidi"/>
            <w:i w:val="0"/>
            <w:iCs w:val="0"/>
            <w:color w:val="auto"/>
          </w:rPr>
          <w:delText xml:space="preserve">, </w:delText>
        </w:r>
        <w:r w:rsidRPr="007B4A96" w:rsidDel="008808F0">
          <w:rPr>
            <w:rFonts w:asciiTheme="minorHAnsi" w:hAnsiTheme="minorHAnsi" w:eastAsiaTheme="minorHAnsi" w:cstheme="minorBidi"/>
            <w:i w:val="0"/>
            <w:iCs w:val="0"/>
            <w:color w:val="auto"/>
          </w:rPr>
          <w:delText>such as routing to an exception queue, flagging for manual review, or rejecting the record outright.</w:delText>
        </w:r>
      </w:del>
    </w:p>
    <w:p w:rsidRPr="007B4A96" w:rsidR="007B4A96" w:rsidP="00A6028F" w:rsidRDefault="007B4A96" w14:paraId="1D9BD000" w14:textId="77777777"/>
    <w:p w:rsidR="008C7050" w:rsidP="00A6028F" w:rsidRDefault="008C7050" w14:paraId="08D03425" w14:textId="52D7984A">
      <w:pPr>
        <w:pStyle w:val="Heading4"/>
        <w:ind w:left="0"/>
      </w:pPr>
      <w:commentRangeStart w:id="154"/>
      <w:r>
        <w:t>Matching File Type</w:t>
      </w:r>
      <w:commentRangeEnd w:id="154"/>
      <w:r w:rsidR="008808F0">
        <w:rPr>
          <w:rStyle w:val="CommentReference"/>
          <w:sz w:val="22"/>
          <w:szCs w:val="22"/>
        </w:rPr>
        <w:commentReference w:id="154"/>
      </w:r>
    </w:p>
    <w:p w:rsidRPr="00F13D5D" w:rsidR="00F26B4E" w:rsidDel="008808F0" w:rsidP="00A6028F" w:rsidRDefault="00F26B4E" w14:paraId="14DEF1BB" w14:textId="15705235">
      <w:pPr>
        <w:ind w:left="144"/>
        <w:rPr>
          <w:del w:author="Ann Dion" w:date="2026-01-12T22:02:00Z" w16du:dateUtc="2026-01-13T04:02:00Z" w:id="155"/>
        </w:rPr>
      </w:pPr>
      <w:del w:author="Ann Dion" w:date="2026-01-12T22:02:00Z" w16du:dateUtc="2026-01-13T04:02:00Z" w:id="156">
        <w:r w:rsidRPr="00F13D5D" w:rsidDel="008808F0">
          <w:delText>Unlike member matching, provider matching does not follow an industry-standard file format. SDS</w:delText>
        </w:r>
        <w:r w:rsidRPr="00F13D5D" w:rsidDel="008808F0" w:rsidR="009B20FC">
          <w:delText xml:space="preserve"> accepts</w:delText>
        </w:r>
        <w:r w:rsidRPr="00F13D5D" w:rsidDel="008808F0">
          <w:delText xml:space="preserve"> reference files in a variety of layouts, depending on client-specific formats and business rules.</w:delText>
        </w:r>
      </w:del>
    </w:p>
    <w:p w:rsidR="00D60BCD" w:rsidDel="008808F0" w:rsidP="00A6028F" w:rsidRDefault="00D60BCD" w14:paraId="6EE560C2" w14:textId="003D4683">
      <w:pPr>
        <w:ind w:left="144"/>
        <w:rPr>
          <w:del w:author="Ann Dion" w:date="2026-01-12T22:02:00Z" w16du:dateUtc="2026-01-13T04:02:00Z" w:id="157"/>
        </w:rPr>
      </w:pPr>
      <w:del w:author="Ann Dion" w:date="2026-01-12T22:02:00Z" w16du:dateUtc="2026-01-13T04:02:00Z" w:id="158">
        <w:r w:rsidRPr="006A3A64" w:rsidDel="008808F0">
          <w:rPr>
            <w:highlight w:val="yellow"/>
          </w:rPr>
          <w:delText xml:space="preserve">For this implementation, please refer to the attached spreadsheet, </w:delText>
        </w:r>
        <w:r w:rsidDel="008808F0">
          <w:rPr>
            <w:highlight w:val="yellow"/>
          </w:rPr>
          <w:delText>XXX Client Requirements document (usually excel)</w:delText>
        </w:r>
        <w:r w:rsidRPr="006A3A64" w:rsidDel="008808F0">
          <w:rPr>
            <w:highlight w:val="yellow"/>
          </w:rPr>
          <w:delText xml:space="preserve">, </w:delText>
        </w:r>
        <w:r w:rsidRPr="00776547" w:rsidDel="008808F0">
          <w:rPr>
            <w:highlight w:val="yellow"/>
          </w:rPr>
          <w:delText xml:space="preserve">for the full </w:delText>
        </w:r>
        <w:r w:rsidDel="008808F0">
          <w:rPr>
            <w:highlight w:val="yellow"/>
          </w:rPr>
          <w:delText>provider file</w:delText>
        </w:r>
        <w:r w:rsidRPr="00776547" w:rsidDel="008808F0">
          <w:rPr>
            <w:highlight w:val="yellow"/>
          </w:rPr>
          <w:delText xml:space="preserve"> requirements.</w:delText>
        </w:r>
        <w:r w:rsidDel="008808F0">
          <w:delText xml:space="preserve"> </w:delText>
        </w:r>
      </w:del>
    </w:p>
    <w:p w:rsidR="009A523D" w:rsidP="00A6028F" w:rsidRDefault="009A523D" w14:paraId="45E76B3B" w14:textId="77777777">
      <w:pPr>
        <w:ind w:left="144"/>
      </w:pPr>
    </w:p>
    <w:p w:rsidRPr="005A501D" w:rsidR="008E70C3" w:rsidP="00A6028F" w:rsidRDefault="008E70C3" w14:paraId="53DF1A3F" w14:textId="77777777">
      <w:pPr>
        <w:pStyle w:val="ListParagraph"/>
        <w:ind w:left="936"/>
        <w:rPr>
          <w:highlight w:val="yellow"/>
        </w:rPr>
      </w:pPr>
    </w:p>
    <w:p w:rsidR="000A4675" w:rsidP="00A6028F" w:rsidRDefault="000A4675" w14:paraId="4B582B28" w14:textId="77777777">
      <w:pPr>
        <w:pStyle w:val="Heading4"/>
        <w:ind w:left="0"/>
      </w:pPr>
      <w:commentRangeStart w:id="159"/>
      <w:r>
        <w:t>Matching File Frequency &amp; Retention</w:t>
      </w:r>
      <w:commentRangeEnd w:id="159"/>
      <w:r w:rsidR="008808F0">
        <w:rPr>
          <w:rStyle w:val="CommentReference"/>
          <w:sz w:val="22"/>
          <w:szCs w:val="22"/>
        </w:rPr>
        <w:commentReference w:id="159"/>
      </w:r>
    </w:p>
    <w:p w:rsidR="009376ED" w:rsidDel="008808F0" w:rsidP="00A6028F" w:rsidRDefault="009376ED" w14:paraId="343B922D" w14:textId="5D94261F">
      <w:pPr>
        <w:ind w:left="144"/>
        <w:rPr>
          <w:del w:author="Ann Dion" w:date="2026-01-12T22:02:00Z" w16du:dateUtc="2026-01-13T04:02:00Z" w:id="160"/>
        </w:rPr>
      </w:pPr>
      <w:del w:author="Ann Dion" w:date="2026-01-12T22:02:00Z" w16du:dateUtc="2026-01-13T04:02:00Z" w:id="161">
        <w:r w:rsidDel="008808F0">
          <w:delText>SDS recommends clients provide full provider files daily to support accurate and reliable provider matching across all document types. This ensures we have the most up-to-date information for routing, indexing, and validating incoming correspondence and claims.</w:delText>
        </w:r>
      </w:del>
    </w:p>
    <w:p w:rsidR="009B28DB" w:rsidDel="008808F0" w:rsidP="00A6028F" w:rsidRDefault="009376ED" w14:paraId="7B8E91E9" w14:textId="3C5DD35A">
      <w:pPr>
        <w:ind w:left="144"/>
        <w:rPr>
          <w:del w:author="Ann Dion" w:date="2026-01-12T22:02:00Z" w16du:dateUtc="2026-01-13T04:02:00Z" w:id="162"/>
        </w:rPr>
      </w:pPr>
      <w:del w:author="Ann Dion" w:date="2026-01-12T22:02:00Z" w16du:dateUtc="2026-01-13T04:02:00Z" w:id="163">
        <w:r w:rsidDel="008808F0">
          <w:delText>Additionally, we recommend retaining terminated or inactive provider records for 18–24 months to support historical matching, retroactive adjustments, and audit requirements. Longer retention periods may be required based on contractual obligations, regulatory guidelines (e.g., Medicaid or Medicare programs), or internal business processes.</w:delText>
        </w:r>
      </w:del>
    </w:p>
    <w:p w:rsidR="000A4675" w:rsidDel="008808F0" w:rsidP="00A6028F" w:rsidRDefault="000A4675" w14:paraId="75DC53CF" w14:textId="72083809">
      <w:pPr>
        <w:ind w:left="144"/>
        <w:rPr>
          <w:del w:author="Ann Dion" w:date="2026-01-12T22:02:00Z" w16du:dateUtc="2026-01-13T04:02:00Z" w:id="164"/>
        </w:rPr>
      </w:pPr>
      <w:del w:author="Ann Dion" w:date="2026-01-12T22:02:00Z" w16du:dateUtc="2026-01-13T04:02:00Z" w:id="165">
        <w:r w:rsidDel="008808F0">
          <w:delText>For this implementation, the following frequency and retention rules will apply:</w:delText>
        </w:r>
      </w:del>
    </w:p>
    <w:p w:rsidR="008C7050" w:rsidP="00A6028F" w:rsidRDefault="008C7050" w14:paraId="366D2D68" w14:textId="5552D9B0">
      <w:pPr>
        <w:pStyle w:val="Heading4"/>
        <w:ind w:left="0"/>
      </w:pPr>
      <w:commentRangeStart w:id="166"/>
      <w:r>
        <w:t>Matching</w:t>
      </w:r>
      <w:r w:rsidR="008A7BBD">
        <w:t xml:space="preserve"> Logic and Exception Handling</w:t>
      </w:r>
      <w:commentRangeEnd w:id="166"/>
      <w:r w:rsidR="008808F0">
        <w:rPr>
          <w:rStyle w:val="CommentReference"/>
          <w:sz w:val="22"/>
          <w:szCs w:val="22"/>
        </w:rPr>
        <w:commentReference w:id="166"/>
      </w:r>
    </w:p>
    <w:p w:rsidR="00664782" w:rsidDel="008808F0" w:rsidP="00A6028F" w:rsidRDefault="00664782" w14:paraId="2D96196C" w14:textId="5E2938B5">
      <w:pPr>
        <w:ind w:left="144"/>
        <w:rPr>
          <w:del w:author="Ann Dion" w:date="2026-01-12T22:03:00Z" w16du:dateUtc="2026-01-13T04:03:00Z" w:id="167"/>
        </w:rPr>
      </w:pPr>
      <w:del w:author="Ann Dion" w:date="2026-01-12T22:03:00Z" w16du:dateUtc="2026-01-13T04:03:00Z" w:id="168">
        <w:r w:rsidRPr="00F13D5D" w:rsidDel="008808F0">
          <w:delText>The provider matching process relies on comparing captured values, such as NPI, TIN, Provider Name, and Address, against the contents of the client-supplied file. Matching logic and downstream actions are fully configurable based on the client’s operational requirements.</w:delText>
        </w:r>
      </w:del>
    </w:p>
    <w:p w:rsidR="004A153A" w:rsidDel="008808F0" w:rsidP="00A6028F" w:rsidRDefault="004A153A" w14:paraId="418A4638" w14:textId="466486FF">
      <w:pPr>
        <w:ind w:left="144"/>
        <w:rPr>
          <w:del w:author="Ann Dion" w:date="2026-01-12T22:03:00Z" w16du:dateUtc="2026-01-13T04:03:00Z" w:id="169"/>
        </w:rPr>
      </w:pPr>
      <w:del w:author="Ann Dion" w:date="2026-01-12T22:03:00Z" w16du:dateUtc="2026-01-13T04:03:00Z" w:id="170">
        <w:r w:rsidRPr="00CA7685" w:rsidDel="008808F0">
          <w:delText xml:space="preserve">For this </w:delText>
        </w:r>
        <w:r w:rsidDel="008808F0">
          <w:delText>implementation</w:delText>
        </w:r>
        <w:r w:rsidRPr="00CA7685" w:rsidDel="008808F0">
          <w:delText xml:space="preserve">, the following matching logic and rules </w:delText>
        </w:r>
        <w:r w:rsidDel="008808F0">
          <w:delText>will apply:</w:delText>
        </w:r>
      </w:del>
    </w:p>
    <w:p w:rsidR="004A153A" w:rsidDel="008808F0" w:rsidP="00A6028F" w:rsidRDefault="004A153A" w14:paraId="01B7769A" w14:textId="7292B1D1">
      <w:pPr>
        <w:ind w:left="144"/>
        <w:rPr>
          <w:del w:author="Ann Dion" w:date="2026-01-12T22:03:00Z" w16du:dateUtc="2026-01-13T04:03:00Z" w:id="171"/>
        </w:rPr>
      </w:pPr>
      <w:del w:author="Ann Dion" w:date="2026-01-12T22:03:00Z" w16du:dateUtc="2026-01-13T04:03:00Z" w:id="172">
        <w:r w:rsidRPr="00B824E7" w:rsidDel="008808F0">
          <w:rPr>
            <w:highlight w:val="yellow"/>
          </w:rPr>
          <w:delText xml:space="preserve">[Insert </w:delText>
        </w:r>
        <w:r w:rsidDel="008808F0">
          <w:rPr>
            <w:highlight w:val="yellow"/>
          </w:rPr>
          <w:delText>rules</w:delText>
        </w:r>
        <w:r w:rsidDel="008808F0" w:rsidR="006A0C73">
          <w:rPr>
            <w:highlight w:val="yellow"/>
          </w:rPr>
          <w:delText xml:space="preserve">, </w:delText>
        </w:r>
        <w:r w:rsidDel="008808F0">
          <w:rPr>
            <w:highlight w:val="yellow"/>
          </w:rPr>
          <w:delText xml:space="preserve">refer to </w:delText>
        </w:r>
        <w:r w:rsidDel="008808F0" w:rsidR="00290082">
          <w:rPr>
            <w:highlight w:val="yellow"/>
          </w:rPr>
          <w:delText>SDS’</w:delText>
        </w:r>
        <w:r w:rsidDel="008808F0">
          <w:rPr>
            <w:highlight w:val="yellow"/>
          </w:rPr>
          <w:delText xml:space="preserve"> provider matching standard document</w:delText>
        </w:r>
        <w:r w:rsidDel="008808F0" w:rsidR="006A0C73">
          <w:rPr>
            <w:highlight w:val="yellow"/>
          </w:rPr>
          <w:delText>, or client specific rule document</w:delText>
        </w:r>
        <w:r w:rsidRPr="00B824E7" w:rsidDel="008808F0">
          <w:rPr>
            <w:highlight w:val="yellow"/>
          </w:rPr>
          <w:delText>]</w:delText>
        </w:r>
      </w:del>
    </w:p>
    <w:p w:rsidR="00B51F1C" w:rsidDel="008808F0" w:rsidP="00A6028F" w:rsidRDefault="00B51F1C" w14:paraId="38631700" w14:textId="5C2C4999">
      <w:pPr>
        <w:ind w:left="144"/>
        <w:rPr>
          <w:del w:author="Ann Dion" w:date="2026-01-12T22:03:00Z" w16du:dateUtc="2026-01-13T04:03:00Z" w:id="173"/>
        </w:rPr>
      </w:pPr>
      <w:del w:author="Ann Dion" w:date="2026-01-12T22:03:00Z" w16du:dateUtc="2026-01-13T04:03:00Z" w:id="174">
        <w:r w:rsidDel="008808F0">
          <w:delText>Exception handling occurs when documents cannot be matched through automated logic. SDS offers flexible options for managing these scenarios:</w:delText>
        </w:r>
      </w:del>
    </w:p>
    <w:p w:rsidR="00B51F1C" w:rsidDel="008808F0" w:rsidP="00A2324A" w:rsidRDefault="00B51F1C" w14:paraId="4C763FC7" w14:textId="3C469E00">
      <w:pPr>
        <w:pStyle w:val="ListParagraph"/>
        <w:numPr>
          <w:ilvl w:val="0"/>
          <w:numId w:val="16"/>
        </w:numPr>
        <w:ind w:left="936"/>
        <w:rPr>
          <w:del w:author="Ann Dion" w:date="2026-01-12T22:03:00Z" w16du:dateUtc="2026-01-13T04:03:00Z" w:id="175"/>
        </w:rPr>
      </w:pPr>
      <w:del w:author="Ann Dion" w:date="2026-01-12T22:03:00Z" w16du:dateUtc="2026-01-13T04:03:00Z" w:id="176">
        <w:r w:rsidRPr="00585C8E" w:rsidDel="008808F0">
          <w:rPr>
            <w:u w:val="single"/>
          </w:rPr>
          <w:delText>Manual Matching Queue</w:delText>
        </w:r>
        <w:r w:rsidDel="008808F0">
          <w:delText>: Unmatched records can be routed to a manual matching queue that the client can access and manage.</w:delText>
        </w:r>
      </w:del>
    </w:p>
    <w:p w:rsidR="009F6B84" w:rsidDel="008808F0" w:rsidP="00A6028F" w:rsidRDefault="009F6B84" w14:paraId="67A62507" w14:textId="7C282CBB">
      <w:pPr>
        <w:pStyle w:val="ListParagraph"/>
        <w:ind w:left="936"/>
        <w:rPr>
          <w:del w:author="Ann Dion" w:date="2026-01-12T22:03:00Z" w16du:dateUtc="2026-01-13T04:03:00Z" w:id="177"/>
        </w:rPr>
      </w:pPr>
    </w:p>
    <w:p w:rsidR="009F6B84" w:rsidDel="008808F0" w:rsidP="00A2324A" w:rsidRDefault="009F6B84" w14:paraId="6D9796E9" w14:textId="1E0A6EF8">
      <w:pPr>
        <w:pStyle w:val="ListParagraph"/>
        <w:numPr>
          <w:ilvl w:val="0"/>
          <w:numId w:val="16"/>
        </w:numPr>
        <w:ind w:left="936"/>
        <w:rPr>
          <w:del w:author="Ann Dion" w:date="2026-01-12T22:03:00Z" w16du:dateUtc="2026-01-13T04:03:00Z" w:id="178"/>
        </w:rPr>
      </w:pPr>
      <w:del w:author="Ann Dion" w:date="2026-01-12T22:03:00Z" w16du:dateUtc="2026-01-13T04:03:00Z" w:id="179">
        <w:r w:rsidRPr="00585C8E" w:rsidDel="008808F0">
          <w:rPr>
            <w:u w:val="single"/>
          </w:rPr>
          <w:delText>Recommended Practice</w:delText>
        </w:r>
        <w:r w:rsidDel="008808F0">
          <w:delText>: SDS recommends enabling the manual matching queue during the initial warranty period of all implementations. This ensures early detection and resolution of logic or data discrepancies and validates that matching processes are performing as expected.</w:delText>
        </w:r>
      </w:del>
    </w:p>
    <w:p w:rsidR="009F6B84" w:rsidDel="008808F0" w:rsidP="00A6028F" w:rsidRDefault="009F6B84" w14:paraId="6B854AF3" w14:textId="114FD106">
      <w:pPr>
        <w:pStyle w:val="ListParagraph"/>
        <w:ind w:left="936"/>
        <w:rPr>
          <w:del w:author="Ann Dion" w:date="2026-01-12T22:03:00Z" w16du:dateUtc="2026-01-13T04:03:00Z" w:id="180"/>
        </w:rPr>
      </w:pPr>
    </w:p>
    <w:p w:rsidR="009F6B84" w:rsidDel="008808F0" w:rsidP="00A2324A" w:rsidRDefault="009F6B84" w14:paraId="7399321A" w14:textId="5339C68F">
      <w:pPr>
        <w:pStyle w:val="ListParagraph"/>
        <w:numPr>
          <w:ilvl w:val="0"/>
          <w:numId w:val="16"/>
        </w:numPr>
        <w:ind w:left="936"/>
        <w:rPr>
          <w:del w:author="Ann Dion" w:date="2026-01-12T22:03:00Z" w16du:dateUtc="2026-01-13T04:03:00Z" w:id="181"/>
        </w:rPr>
      </w:pPr>
      <w:del w:author="Ann Dion" w:date="2026-01-12T22:03:00Z" w16du:dateUtc="2026-01-13T04:03:00Z" w:id="182">
        <w:r w:rsidRPr="006A277E" w:rsidDel="008808F0">
          <w:rPr>
            <w:u w:val="single"/>
          </w:rPr>
          <w:delText>Post-Validation Options</w:delText>
        </w:r>
        <w:r w:rsidDel="008808F0">
          <w:delText>:</w:delText>
        </w:r>
      </w:del>
    </w:p>
    <w:p w:rsidR="009F6B84" w:rsidDel="008808F0" w:rsidP="00A2324A" w:rsidRDefault="009F6B84" w14:paraId="572409F4" w14:textId="454EE817">
      <w:pPr>
        <w:pStyle w:val="ListParagraph"/>
        <w:numPr>
          <w:ilvl w:val="2"/>
          <w:numId w:val="16"/>
        </w:numPr>
        <w:ind w:left="1656"/>
        <w:rPr>
          <w:del w:author="Ann Dion" w:date="2026-01-12T22:03:00Z" w16du:dateUtc="2026-01-13T04:03:00Z" w:id="183"/>
        </w:rPr>
      </w:pPr>
      <w:del w:author="Ann Dion" w:date="2026-01-12T22:03:00Z" w16du:dateUtc="2026-01-13T04:03:00Z" w:id="184">
        <w:r w:rsidDel="008808F0">
          <w:delText>Unmatched document scan be:</w:delText>
        </w:r>
      </w:del>
    </w:p>
    <w:p w:rsidR="006A0C73" w:rsidDel="008808F0" w:rsidP="00A2324A" w:rsidRDefault="006A0C73" w14:paraId="6FEDA2CF" w14:textId="214A3F68">
      <w:pPr>
        <w:pStyle w:val="ListParagraph"/>
        <w:numPr>
          <w:ilvl w:val="3"/>
          <w:numId w:val="16"/>
        </w:numPr>
        <w:ind w:left="2016"/>
        <w:rPr>
          <w:del w:author="Ann Dion" w:date="2026-01-12T22:03:00Z" w16du:dateUtc="2026-01-13T04:03:00Z" w:id="185"/>
        </w:rPr>
      </w:pPr>
      <w:del w:author="Ann Dion" w:date="2026-01-12T22:03:00Z" w16du:dateUtc="2026-01-13T04:03:00Z" w:id="186">
        <w:r w:rsidDel="008808F0">
          <w:delText>Routed to the manual matching queue (continuation of the process)</w:delText>
        </w:r>
      </w:del>
    </w:p>
    <w:p w:rsidR="009F6B84" w:rsidDel="008808F0" w:rsidP="00A2324A" w:rsidRDefault="009F6B84" w14:paraId="1C9EAEE2" w14:textId="1C18B09E">
      <w:pPr>
        <w:pStyle w:val="ListParagraph"/>
        <w:numPr>
          <w:ilvl w:val="3"/>
          <w:numId w:val="16"/>
        </w:numPr>
        <w:ind w:left="2016"/>
        <w:rPr>
          <w:del w:author="Ann Dion" w:date="2026-01-12T22:03:00Z" w16du:dateUtc="2026-01-13T04:03:00Z" w:id="187"/>
        </w:rPr>
      </w:pPr>
      <w:del w:author="Ann Dion" w:date="2026-01-12T22:03:00Z" w16du:dateUtc="2026-01-13T04:03:00Z" w:id="188">
        <w:r w:rsidDel="008808F0">
          <w:delText>Routed through the client’s reject process</w:delText>
        </w:r>
      </w:del>
    </w:p>
    <w:p w:rsidR="009F6B84" w:rsidDel="008808F0" w:rsidP="00A2324A" w:rsidRDefault="009F6B84" w14:paraId="0EA7D465" w14:textId="77B52A82">
      <w:pPr>
        <w:pStyle w:val="ListParagraph"/>
        <w:numPr>
          <w:ilvl w:val="3"/>
          <w:numId w:val="16"/>
        </w:numPr>
        <w:ind w:left="2016"/>
        <w:rPr>
          <w:del w:author="Ann Dion" w:date="2026-01-12T22:03:00Z" w16du:dateUtc="2026-01-13T04:03:00Z" w:id="189"/>
        </w:rPr>
      </w:pPr>
      <w:del w:author="Ann Dion" w:date="2026-01-12T22:03:00Z" w16du:dateUtc="2026-01-13T04:03:00Z" w:id="190">
        <w:r w:rsidDel="008808F0">
          <w:delText>Exported back to the client for additional investigation or actions (e.g., leaving blank or applying a default)</w:delText>
        </w:r>
      </w:del>
    </w:p>
    <w:p w:rsidR="009F6B84" w:rsidDel="008808F0" w:rsidP="00A6028F" w:rsidRDefault="009F6B84" w14:paraId="29CA45D4" w14:textId="7C2CB987">
      <w:pPr>
        <w:pStyle w:val="ListParagraph"/>
        <w:ind w:left="2016"/>
        <w:rPr>
          <w:del w:author="Ann Dion" w:date="2026-01-12T22:03:00Z" w16du:dateUtc="2026-01-13T04:03:00Z" w:id="191"/>
        </w:rPr>
      </w:pPr>
    </w:p>
    <w:p w:rsidRPr="000C3AED" w:rsidR="009F6B84" w:rsidDel="008808F0" w:rsidP="00A2324A" w:rsidRDefault="009F6B84" w14:paraId="578BD452" w14:textId="7196DBDF">
      <w:pPr>
        <w:pStyle w:val="ListParagraph"/>
        <w:numPr>
          <w:ilvl w:val="0"/>
          <w:numId w:val="16"/>
        </w:numPr>
        <w:ind w:left="936"/>
        <w:rPr>
          <w:del w:author="Ann Dion" w:date="2026-01-12T22:03:00Z" w16du:dateUtc="2026-01-13T04:03:00Z" w:id="192"/>
          <w:u w:val="single"/>
        </w:rPr>
      </w:pPr>
      <w:del w:author="Ann Dion" w:date="2026-01-12T22:03:00Z" w16du:dateUtc="2026-01-13T04:03:00Z" w:id="193">
        <w:r w:rsidRPr="000C3AED" w:rsidDel="008808F0">
          <w:rPr>
            <w:u w:val="single"/>
          </w:rPr>
          <w:delText>Trigger Scope:</w:delText>
        </w:r>
      </w:del>
    </w:p>
    <w:p w:rsidR="009F6B84" w:rsidDel="008808F0" w:rsidP="00A2324A" w:rsidRDefault="009F6B84" w14:paraId="2A5D3F62" w14:textId="4EB9328F">
      <w:pPr>
        <w:pStyle w:val="ListParagraph"/>
        <w:numPr>
          <w:ilvl w:val="2"/>
          <w:numId w:val="16"/>
        </w:numPr>
        <w:ind w:left="1656"/>
        <w:rPr>
          <w:del w:author="Ann Dion" w:date="2026-01-12T22:03:00Z" w16du:dateUtc="2026-01-13T04:03:00Z" w:id="194"/>
        </w:rPr>
      </w:pPr>
      <w:del w:author="Ann Dion" w:date="2026-01-12T22:03:00Z" w16du:dateUtc="2026-01-13T04:03:00Z" w:id="195">
        <w:r w:rsidDel="008808F0">
          <w:delText xml:space="preserve">Matching logic can be applied across all document documents, or configured to target a specific subset – e.g., </w:delText>
        </w:r>
      </w:del>
    </w:p>
    <w:p w:rsidR="009F6B84" w:rsidDel="008808F0" w:rsidP="00A2324A" w:rsidRDefault="009F6B84" w14:paraId="5655542A" w14:textId="53C824EE">
      <w:pPr>
        <w:pStyle w:val="ListParagraph"/>
        <w:numPr>
          <w:ilvl w:val="3"/>
          <w:numId w:val="16"/>
        </w:numPr>
        <w:ind w:left="2016"/>
        <w:rPr>
          <w:del w:author="Ann Dion" w:date="2026-01-12T22:03:00Z" w16du:dateUtc="2026-01-13T04:03:00Z" w:id="196"/>
        </w:rPr>
      </w:pPr>
      <w:del w:author="Ann Dion" w:date="2026-01-12T22:03:00Z" w16du:dateUtc="2026-01-13T04:03:00Z" w:id="197">
        <w:r w:rsidDel="008808F0">
          <w:delText>Included: Claim forms, appeals</w:delText>
        </w:r>
        <w:r w:rsidDel="008808F0" w:rsidR="00C301C0">
          <w:delText>, and</w:delText>
        </w:r>
        <w:r w:rsidDel="008808F0">
          <w:delText xml:space="preserve"> reconsiderations</w:delText>
        </w:r>
      </w:del>
    </w:p>
    <w:p w:rsidR="00B51F1C" w:rsidDel="008808F0" w:rsidP="00A2324A" w:rsidRDefault="009F6B84" w14:paraId="1924EB49" w14:textId="0E92A609">
      <w:pPr>
        <w:pStyle w:val="ListParagraph"/>
        <w:numPr>
          <w:ilvl w:val="3"/>
          <w:numId w:val="16"/>
        </w:numPr>
        <w:ind w:left="2016"/>
        <w:rPr>
          <w:del w:author="Ann Dion" w:date="2026-01-12T22:03:00Z" w16du:dateUtc="2026-01-13T04:03:00Z" w:id="198"/>
        </w:rPr>
      </w:pPr>
      <w:del w:author="Ann Dion" w:date="2026-01-12T22:03:00Z" w16du:dateUtc="2026-01-13T04:03:00Z" w:id="199">
        <w:r w:rsidDel="008808F0">
          <w:delText xml:space="preserve">Excluded: Enrollment packets, </w:delText>
        </w:r>
        <w:r w:rsidDel="008808F0" w:rsidR="008A7878">
          <w:delText xml:space="preserve">member </w:delText>
        </w:r>
        <w:r w:rsidDel="008808F0">
          <w:delText>correspondence</w:delText>
        </w:r>
        <w:r w:rsidDel="008808F0" w:rsidR="00C301C0">
          <w:delText>, and general inquiries</w:delText>
        </w:r>
      </w:del>
    </w:p>
    <w:p w:rsidR="004A153A" w:rsidDel="008808F0" w:rsidP="00A6028F" w:rsidRDefault="004A153A" w14:paraId="5D61E532" w14:textId="459506B0">
      <w:pPr>
        <w:ind w:left="144"/>
        <w:rPr>
          <w:del w:author="Ann Dion" w:date="2026-01-12T22:03:00Z" w16du:dateUtc="2026-01-13T04:03:00Z" w:id="200"/>
        </w:rPr>
      </w:pPr>
      <w:del w:author="Ann Dion" w:date="2026-01-12T22:03:00Z" w16du:dateUtc="2026-01-13T04:03:00Z" w:id="201">
        <w:r w:rsidRPr="00CA7685" w:rsidDel="008808F0">
          <w:lastRenderedPageBreak/>
          <w:delText xml:space="preserve">For this </w:delText>
        </w:r>
        <w:r w:rsidDel="008808F0">
          <w:delText>implementation</w:delText>
        </w:r>
        <w:r w:rsidRPr="00CA7685" w:rsidDel="008808F0">
          <w:delText xml:space="preserve">, the following </w:delText>
        </w:r>
        <w:r w:rsidDel="008808F0">
          <w:delText>exception handling</w:delText>
        </w:r>
        <w:r w:rsidRPr="00CA7685" w:rsidDel="008808F0">
          <w:delText xml:space="preserve"> rules </w:delText>
        </w:r>
        <w:r w:rsidDel="008808F0">
          <w:delText>will apply:</w:delText>
        </w:r>
      </w:del>
    </w:p>
    <w:p w:rsidR="004A153A" w:rsidDel="008808F0" w:rsidP="00A6028F" w:rsidRDefault="004A153A" w14:paraId="0FA2A1A8" w14:textId="4517FEF6">
      <w:pPr>
        <w:ind w:left="144"/>
        <w:rPr>
          <w:del w:author="Ann Dion" w:date="2026-01-12T22:03:00Z" w16du:dateUtc="2026-01-13T04:03:00Z" w:id="202"/>
        </w:rPr>
      </w:pPr>
      <w:del w:author="Ann Dion" w:date="2026-01-12T22:03:00Z" w16du:dateUtc="2026-01-13T04:03:00Z" w:id="203">
        <w:r w:rsidRPr="00B824E7" w:rsidDel="008808F0">
          <w:rPr>
            <w:highlight w:val="yellow"/>
          </w:rPr>
          <w:delText xml:space="preserve">[Insert </w:delText>
        </w:r>
        <w:r w:rsidDel="008808F0">
          <w:rPr>
            <w:highlight w:val="yellow"/>
          </w:rPr>
          <w:delText>rules</w:delText>
        </w:r>
        <w:r w:rsidRPr="00B824E7" w:rsidDel="008808F0">
          <w:rPr>
            <w:highlight w:val="yellow"/>
          </w:rPr>
          <w:delText xml:space="preserve"> </w:delText>
        </w:r>
        <w:r w:rsidDel="008808F0">
          <w:rPr>
            <w:highlight w:val="yellow"/>
          </w:rPr>
          <w:delText xml:space="preserve">– e.g., all claim forms, and document types that have </w:delText>
        </w:r>
        <w:r w:rsidDel="008808F0" w:rsidR="00101016">
          <w:rPr>
            <w:highlight w:val="yellow"/>
          </w:rPr>
          <w:delText>provider</w:delText>
        </w:r>
        <w:r w:rsidDel="008808F0">
          <w:rPr>
            <w:highlight w:val="yellow"/>
          </w:rPr>
          <w:delText xml:space="preserve"> information </w:delText>
        </w:r>
        <w:r w:rsidDel="008808F0" w:rsidR="00D36D31">
          <w:rPr>
            <w:highlight w:val="yellow"/>
          </w:rPr>
          <w:delText>as</w:delText>
        </w:r>
        <w:r w:rsidDel="008808F0">
          <w:rPr>
            <w:highlight w:val="yellow"/>
          </w:rPr>
          <w:delText xml:space="preserve"> index fields</w:delText>
        </w:r>
        <w:r w:rsidRPr="00B824E7" w:rsidDel="008808F0">
          <w:rPr>
            <w:highlight w:val="yellow"/>
          </w:rPr>
          <w:delText>]</w:delText>
        </w:r>
      </w:del>
    </w:p>
    <w:p w:rsidRPr="008808F0" w:rsidR="008425B3" w:rsidP="008808F0" w:rsidRDefault="00015DBD" w14:paraId="76A0B126" w14:textId="449D023A">
      <w:pPr>
        <w:ind w:left="144"/>
        <w:rPr>
          <w:highlight w:val="yellow"/>
        </w:rPr>
      </w:pPr>
      <w:del w:author="Ann Dion" w:date="2026-01-12T22:03:00Z" w16du:dateUtc="2026-01-13T04:03:00Z" w:id="204">
        <w:r w:rsidRPr="008808F0" w:rsidDel="008808F0">
          <w:rPr>
            <w:highlight w:val="yellow"/>
          </w:rPr>
          <w:delText xml:space="preserve"> </w:delText>
        </w:r>
      </w:del>
    </w:p>
    <w:p w:rsidR="005204EB" w:rsidP="00A6028F" w:rsidRDefault="00382576" w14:paraId="1F0DAC35" w14:textId="129B3538">
      <w:pPr>
        <w:pStyle w:val="Heading3"/>
        <w:ind w:left="0"/>
      </w:pPr>
      <w:bookmarkStart w:name="_Toc219150799" w:id="205"/>
      <w:commentRangeStart w:id="206"/>
      <w:r>
        <w:t>Reject</w:t>
      </w:r>
      <w:r w:rsidR="003D279D">
        <w:t>ion</w:t>
      </w:r>
      <w:r w:rsidR="005204EB">
        <w:t>s</w:t>
      </w:r>
      <w:bookmarkEnd w:id="205"/>
      <w:commentRangeEnd w:id="206"/>
      <w:r w:rsidR="00744B64">
        <w:rPr>
          <w:rStyle w:val="CommentReference"/>
          <w:sz w:val="24"/>
          <w:szCs w:val="24"/>
        </w:rPr>
        <w:commentReference w:id="206"/>
      </w:r>
    </w:p>
    <w:p w:rsidRPr="00B66B5D" w:rsidR="00B66B5D" w:rsidP="45859D95" w:rsidRDefault="00B66B5D" w14:paraId="7E756829" w14:textId="58F2BBD6">
      <w:pPr>
        <w:rPr>
          <w:i w:val="1"/>
          <w:iCs w:val="1"/>
        </w:rPr>
      </w:pPr>
      <w:r w:rsidR="00B66B5D">
        <w:rPr/>
        <w:t>As part of our data capture and validation processes, certain submissions may be rejected when required information is missing, invalid, or fails to meet defined business rules. Rejections are categorized, tracked, and either returned to the sender or routed to the GHI Benefits for further action. The goal is to ensure data integrity while supporting timely resolution and clear communication.</w:t>
      </w:r>
      <w:r w:rsidR="00B66B5D">
        <w:rPr/>
      </w:r>
      <w:r w:rsidR="00B66B5D">
        <w:rPr/>
      </w:r>
      <w:r w:rsidR="00B66B5D">
        <w:rPr/>
      </w:r>
      <w:r w:rsidR="00B66B5D">
        <w:rPr/>
      </w:r>
      <w:r w:rsidR="00F9135E">
        <w:rPr/>
      </w:r>
      <w:r w:rsidR="00B66B5D">
        <w:rPr/>
      </w:r>
      <w:r w:rsidR="4B12347B">
        <w:rPr/>
      </w:r>
      <w:r w:rsidR="00B66B5D">
        <w:rPr/>
      </w:r>
      <w:r w:rsidR="00B66B5D">
        <w:rPr/>
      </w:r>
      <w:r w:rsidR="00B66B5D">
        <w:rPr/>
      </w:r>
    </w:p>
    <w:p w:rsidRPr="00E6752D" w:rsidR="005156E4" w:rsidP="45859D95" w:rsidRDefault="00B66B5D" w14:paraId="7FBBA71C" w14:textId="4166B365">
      <w:pPr>
        <w:rPr>
          <w:i w:val="1"/>
          <w:iCs w:val="1"/>
        </w:rPr>
      </w:pPr>
      <w:r w:rsidR="00B66B5D">
        <w:rPr/>
        <w:t>Rejections may occur during intake, data validation (against internal or GHI Benefits-provided code sets or business rules), or during matching logic. Standard rejection handling includes classification, manual review, optional letter generation, and export or routing to the appropriate party.</w:t>
      </w:r>
      <w:r w:rsidR="00F9135E">
        <w:rPr/>
      </w:r>
      <w:r w:rsidR="00B66B5D">
        <w:rPr/>
      </w:r>
      <w:r w:rsidR="4B12347B">
        <w:rPr/>
      </w:r>
      <w:r w:rsidR="00B66B5D">
        <w:rPr/>
      </w:r>
      <w:r w:rsidR="005156E4">
        <w:rPr/>
      </w:r>
      <w:r w:rsidR="00B66B5D">
        <w:rPr/>
      </w:r>
      <w:r w:rsidR="00F9135E">
        <w:rPr/>
      </w:r>
      <w:r w:rsidR="00B66B5D">
        <w:rPr/>
      </w:r>
      <w:r w:rsidR="007E6171">
        <w:rPr/>
      </w:r>
      <w:r w:rsidR="00B66B5D">
        <w:rPr/>
      </w:r>
      <w:r w:rsidR="00B66B5D">
        <w:rPr/>
      </w:r>
      <w:r w:rsidR="00B66B5D">
        <w:rPr/>
      </w:r>
    </w:p>
    <w:p w:rsidR="00382576" w:rsidP="00A6028F" w:rsidRDefault="005204EB" w14:paraId="7CC313D7" w14:textId="0CF0FE45">
      <w:pPr>
        <w:pStyle w:val="Heading4"/>
        <w:ind w:left="0"/>
      </w:pPr>
      <w:commentRangeStart w:id="207"/>
      <w:r>
        <w:t>Reject</w:t>
      </w:r>
      <w:r w:rsidR="003D279D">
        <w:t>ion Lo</w:t>
      </w:r>
      <w:r w:rsidR="001D488B">
        <w:t>gic and Reject</w:t>
      </w:r>
      <w:r w:rsidR="003D279D">
        <w:t>ion</w:t>
      </w:r>
      <w:r>
        <w:t xml:space="preserve"> </w:t>
      </w:r>
      <w:r w:rsidR="00382576">
        <w:t>Reason</w:t>
      </w:r>
      <w:r w:rsidR="001D488B">
        <w:t xml:space="preserve"> Codes</w:t>
      </w:r>
      <w:commentRangeEnd w:id="207"/>
      <w:r w:rsidR="00990926">
        <w:rPr>
          <w:rStyle w:val="CommentReference"/>
          <w:sz w:val="22"/>
          <w:szCs w:val="22"/>
        </w:rPr>
        <w:commentReference w:id="207"/>
      </w:r>
    </w:p>
    <w:p w:rsidRPr="00DE5388" w:rsidR="00DE5388" w:rsidP="00A6028F" w:rsidRDefault="00DE5388" w14:paraId="3AEE2571" w14:textId="46CD4E10">
      <w:pPr>
        <w:ind w:left="360"/>
      </w:pPr>
      <w:r w:rsidRPr="00DE5388">
        <w:t>SDS maintains a set of standard reject</w:t>
      </w:r>
      <w:r w:rsidR="00743159">
        <w:t>ion</w:t>
      </w:r>
      <w:r w:rsidRPr="00DE5388">
        <w:t xml:space="preserve"> reason codes aligned with our core data capture and validation processes. These are based on industry-standard code sets, internal validation rules, and system checks against required claim fields. Common examples include:</w:t>
      </w:r>
    </w:p>
    <w:p w:rsidRPr="00DE5388" w:rsidR="00DE5388" w:rsidP="00A2324A" w:rsidRDefault="00DE5388" w14:paraId="5D1F2E46" w14:textId="77777777">
      <w:pPr>
        <w:numPr>
          <w:ilvl w:val="0"/>
          <w:numId w:val="19"/>
        </w:numPr>
        <w:tabs>
          <w:tab w:val="clear" w:pos="1800"/>
          <w:tab w:val="num" w:pos="72"/>
        </w:tabs>
        <w:ind w:left="936"/>
      </w:pPr>
      <w:r w:rsidRPr="00DE5388">
        <w:t>Missing or invalid diagnosis or procedure codes</w:t>
      </w:r>
    </w:p>
    <w:p w:rsidRPr="00DE5388" w:rsidR="00DE5388" w:rsidP="00A2324A" w:rsidRDefault="00DE5388" w14:paraId="103F258C" w14:textId="77777777">
      <w:pPr>
        <w:numPr>
          <w:ilvl w:val="0"/>
          <w:numId w:val="19"/>
        </w:numPr>
        <w:tabs>
          <w:tab w:val="clear" w:pos="1800"/>
          <w:tab w:val="num" w:pos="72"/>
        </w:tabs>
        <w:ind w:left="936"/>
      </w:pPr>
      <w:r w:rsidRPr="00DE5388">
        <w:t>Invalid or missing NPI</w:t>
      </w:r>
    </w:p>
    <w:p w:rsidRPr="00DE5388" w:rsidR="00DE5388" w:rsidP="00A2324A" w:rsidRDefault="00DE5388" w14:paraId="619037D6" w14:textId="77777777">
      <w:pPr>
        <w:numPr>
          <w:ilvl w:val="0"/>
          <w:numId w:val="19"/>
        </w:numPr>
        <w:tabs>
          <w:tab w:val="clear" w:pos="1800"/>
          <w:tab w:val="num" w:pos="72"/>
        </w:tabs>
        <w:ind w:left="936"/>
      </w:pPr>
      <w:r w:rsidRPr="00DE5388">
        <w:t>Missing Explanation of Benefits (EOB)</w:t>
      </w:r>
    </w:p>
    <w:p w:rsidRPr="00DE5388" w:rsidR="00DE5388" w:rsidP="00A2324A" w:rsidRDefault="00DE5388" w14:paraId="74BAED9F" w14:textId="77777777">
      <w:pPr>
        <w:numPr>
          <w:ilvl w:val="0"/>
          <w:numId w:val="19"/>
        </w:numPr>
        <w:tabs>
          <w:tab w:val="clear" w:pos="1800"/>
          <w:tab w:val="num" w:pos="72"/>
        </w:tabs>
        <w:ind w:left="936"/>
      </w:pPr>
      <w:r w:rsidRPr="00DE5388">
        <w:t>Mismatch with provider or member records</w:t>
      </w:r>
    </w:p>
    <w:p w:rsidRPr="00DE5388" w:rsidR="00DE5388" w:rsidP="00A2324A" w:rsidRDefault="00DE5388" w14:paraId="423AE7A5" w14:textId="77777777">
      <w:pPr>
        <w:numPr>
          <w:ilvl w:val="0"/>
          <w:numId w:val="19"/>
        </w:numPr>
        <w:tabs>
          <w:tab w:val="clear" w:pos="1800"/>
          <w:tab w:val="num" w:pos="72"/>
        </w:tabs>
        <w:ind w:left="936"/>
      </w:pPr>
      <w:r w:rsidRPr="00DE5388">
        <w:t>Unreadable or corrupted image</w:t>
      </w:r>
    </w:p>
    <w:p w:rsidRPr="00DE5388" w:rsidR="00DE5388" w:rsidP="00A6028F" w:rsidRDefault="00DE5388" w14:paraId="68D57A95" w14:textId="55A7B118">
      <w:pPr>
        <w:ind w:left="360"/>
      </w:pPr>
      <w:r w:rsidR="00DE5388">
        <w:rPr/>
        <w:t>In addition to SDS’s standard rules, GHI Benefits-specific rejection logic may be required based on claim type, form version, or business rules.</w:t>
      </w:r>
      <w:r w:rsidR="516FE464">
        <w:rPr/>
      </w:r>
      <w:r w:rsidR="00DE5388">
        <w:rPr/>
      </w:r>
      <w:r w:rsidR="00F9135E">
        <w:rPr/>
      </w:r>
      <w:r w:rsidR="00DE5388">
        <w:rPr/>
      </w:r>
      <w:r w:rsidR="00DE5388">
        <w:rPr/>
      </w:r>
      <w:r w:rsidR="00DE5388">
        <w:rPr/>
      </w:r>
    </w:p>
    <w:p w:rsidRPr="00B66B5D" w:rsidR="00B66B5D" w:rsidP="00744B64" w:rsidRDefault="00387B7F" w14:paraId="32D1FDE7" w14:textId="0FDCE721">
      <w:pPr>
        <w:ind w:left="360"/>
      </w:pPr>
      <w:r w:rsidRPr="00744B64">
        <w:t>For this implementation, the defined reject</w:t>
      </w:r>
      <w:r w:rsidRPr="00744B64" w:rsidR="003D279D">
        <w:t>ion</w:t>
      </w:r>
      <w:r w:rsidRPr="00744B64">
        <w:t xml:space="preserve"> reason</w:t>
      </w:r>
      <w:r w:rsidRPr="00744B64" w:rsidR="003D279D">
        <w:t xml:space="preserve"> codes</w:t>
      </w:r>
      <w:r w:rsidRPr="00744B64">
        <w:t xml:space="preserve"> and associated field-level validations are included in </w:t>
      </w:r>
      <w:r w:rsidRPr="00DB4C95" w:rsidR="00E6752D">
        <w:rPr>
          <w:b/>
          <w:bCs/>
          <w:highlight w:val="yellow"/>
        </w:rPr>
        <w:t>[</w:t>
      </w:r>
      <w:r w:rsidRPr="00387B7F">
        <w:rPr>
          <w:b/>
          <w:bCs/>
          <w:highlight w:val="yellow"/>
        </w:rPr>
        <w:t>Attachment</w:t>
      </w:r>
      <w:r w:rsidR="00E6752D">
        <w:rPr>
          <w:highlight w:val="yellow"/>
        </w:rPr>
        <w:t>]</w:t>
      </w:r>
    </w:p>
    <w:p w:rsidR="00AF73AD" w:rsidP="005204EB" w:rsidRDefault="00AF73AD" w14:paraId="798FE00B" w14:textId="61D7FF73">
      <w:pPr>
        <w:pStyle w:val="Heading4"/>
      </w:pPr>
      <w:commentRangeStart w:id="208"/>
      <w:r>
        <w:t>Reject</w:t>
      </w:r>
      <w:r w:rsidR="003D279D">
        <w:t>ion Review Processes</w:t>
      </w:r>
      <w:commentRangeEnd w:id="208"/>
      <w:r w:rsidR="009243C4">
        <w:rPr>
          <w:rStyle w:val="CommentReference"/>
          <w:sz w:val="22"/>
          <w:szCs w:val="22"/>
        </w:rPr>
        <w:commentReference w:id="208"/>
      </w:r>
    </w:p>
    <w:p w:rsidR="006C461A" w:rsidP="006C461A" w:rsidRDefault="006C461A" w14:paraId="56B9D561" w14:textId="77777777">
      <w:pPr>
        <w:ind w:left="864"/>
        <w:rPr>
          <w:rFonts w:ascii="Calibri" w:hAnsi="Calibri" w:eastAsia="Calibri" w:cs="Calibri"/>
          <w:color w:val="000000" w:themeColor="text1"/>
        </w:rPr>
      </w:pPr>
      <w:r w:rsidRPr="035A1E53">
        <w:rPr>
          <w:rFonts w:ascii="Calibri" w:hAnsi="Calibri" w:eastAsia="Calibri" w:cs="Calibri"/>
          <w:color w:val="000000" w:themeColor="text1"/>
        </w:rPr>
        <w:t xml:space="preserve">For any document that triggers a reject condition, SDS will first route the document to an internal reject queue for </w:t>
      </w:r>
      <w:r w:rsidRPr="006C461A">
        <w:t>review</w:t>
      </w:r>
      <w:r w:rsidRPr="035A1E53">
        <w:rPr>
          <w:rFonts w:ascii="Calibri" w:hAnsi="Calibri" w:eastAsia="Calibri" w:cs="Calibri"/>
          <w:color w:val="000000" w:themeColor="text1"/>
        </w:rPr>
        <w:t xml:space="preserve"> and validation. This allows SDS to confirm whether the issue was due to a data capture error (e.g., manual entry issue, OCR misread) or a valid submission error.</w:t>
      </w:r>
    </w:p>
    <w:p w:rsidR="006C461A" w:rsidP="006C461A" w:rsidRDefault="006C461A" w14:paraId="323BBB50" w14:textId="77777777">
      <w:pPr>
        <w:pStyle w:val="ListParagraph"/>
        <w:numPr>
          <w:ilvl w:val="0"/>
          <w:numId w:val="45"/>
        </w:numPr>
        <w:spacing w:line="279" w:lineRule="auto"/>
        <w:rPr>
          <w:rFonts w:ascii="Calibri" w:hAnsi="Calibri" w:eastAsia="Calibri" w:cs="Calibri"/>
          <w:color w:val="000000" w:themeColor="text1"/>
        </w:rPr>
      </w:pPr>
      <w:r w:rsidRPr="00AE3AFB">
        <w:rPr>
          <w:rFonts w:ascii="Calibri" w:hAnsi="Calibri" w:eastAsia="Calibri" w:cs="Calibri"/>
          <w:color w:val="000000" w:themeColor="text1"/>
          <w:u w:val="single"/>
        </w:rPr>
        <w:t>If the issue is internal</w:t>
      </w:r>
      <w:r w:rsidRPr="00AE3AFB">
        <w:rPr>
          <w:rFonts w:ascii="Calibri" w:hAnsi="Calibri" w:eastAsia="Calibri" w:cs="Calibri"/>
          <w:i/>
          <w:iCs/>
          <w:color w:val="000000" w:themeColor="text1"/>
        </w:rPr>
        <w:t>:</w:t>
      </w:r>
      <w:r w:rsidRPr="035A1E53">
        <w:rPr>
          <w:rFonts w:ascii="Calibri" w:hAnsi="Calibri" w:eastAsia="Calibri" w:cs="Calibri"/>
          <w:color w:val="000000" w:themeColor="text1"/>
        </w:rPr>
        <w:t xml:space="preserve"> SDS will correct the error and reprocess the document.</w:t>
      </w:r>
    </w:p>
    <w:p w:rsidR="006C461A" w:rsidP="006C461A" w:rsidRDefault="006C461A" w14:paraId="388DB412" w14:textId="476D2904">
      <w:pPr>
        <w:pStyle w:val="ListParagraph"/>
        <w:numPr>
          <w:ilvl w:val="0"/>
          <w:numId w:val="45"/>
        </w:numPr>
        <w:spacing w:line="279" w:lineRule="auto"/>
        <w:rPr>
          <w:rFonts w:ascii="Calibri" w:hAnsi="Calibri" w:eastAsia="Calibri" w:cs="Calibri"/>
          <w:color w:val="000000" w:themeColor="text1"/>
        </w:rPr>
      </w:pPr>
      <w:r w:rsidRPr="45859D95" w:rsidR="006C461A">
        <w:rPr>
          <w:rFonts w:ascii="Calibri" w:hAnsi="Calibri" w:eastAsia="Calibri" w:cs="Calibri"/>
          <w:color w:val="000000" w:themeColor="text1" w:themeTint="FF" w:themeShade="FF"/>
          <w:u w:val="single"/>
        </w:rPr>
        <w:t>If the reject is valid: The document will be routed to the GHI Benefits-owned pended reject queue for further action.</w:t>
      </w:r>
      <w:r w:rsidRPr="45859D95" w:rsidR="006C461A">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6C461A">
        <w:rPr>
          <w:rFonts w:ascii="Calibri" w:hAnsi="Calibri" w:eastAsia="Calibri" w:cs="Calibri"/>
          <w:color w:val="000000" w:themeColor="text1" w:themeTint="FF" w:themeShade="FF"/>
        </w:rPr>
      </w:r>
    </w:p>
    <w:p w:rsidR="009975C3" w:rsidP="009975C3" w:rsidRDefault="009975C3" w14:paraId="644B4EB8" w14:textId="7C6F8B54">
      <w:pPr>
        <w:ind w:left="864"/>
        <w:rPr>
          <w:rFonts w:ascii="Calibri" w:hAnsi="Calibri" w:eastAsia="Calibri" w:cs="Calibri"/>
          <w:color w:val="000000" w:themeColor="text1"/>
        </w:rPr>
      </w:pPr>
      <w:r w:rsidRPr="45859D95" w:rsidR="009975C3">
        <w:rPr>
          <w:rFonts w:ascii="Calibri" w:hAnsi="Calibri" w:eastAsia="Calibri" w:cs="Calibri"/>
          <w:color w:val="000000" w:themeColor="text1" w:themeTint="FF" w:themeShade="FF"/>
        </w:rPr>
        <w:t>The pended reject queue provides the GHI Benefits with full visibility of the rejected document, including:</w:t>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r w:rsidRPr="45859D95" w:rsidR="1B3A4A3E">
        <w:rPr>
          <w:rFonts w:ascii="Calibri" w:hAnsi="Calibri" w:eastAsia="Calibri" w:cs="Calibri"/>
          <w:color w:val="000000" w:themeColor="text1" w:themeTint="FF" w:themeShade="FF"/>
        </w:rPr>
      </w:r>
      <w:r w:rsidRPr="45859D95" w:rsidR="009975C3">
        <w:rPr>
          <w:rFonts w:ascii="Calibri" w:hAnsi="Calibri" w:eastAsia="Calibri" w:cs="Calibri"/>
          <w:color w:val="000000" w:themeColor="text1" w:themeTint="FF" w:themeShade="FF"/>
        </w:rPr>
      </w:r>
    </w:p>
    <w:p w:rsidR="009975C3" w:rsidP="009975C3" w:rsidRDefault="009975C3" w14:paraId="3817C708"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Original document image</w:t>
      </w:r>
    </w:p>
    <w:p w:rsidR="009975C3" w:rsidP="009975C3" w:rsidRDefault="009975C3" w14:paraId="033B3DC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lastRenderedPageBreak/>
        <w:t>All captured data</w:t>
      </w:r>
    </w:p>
    <w:p w:rsidRPr="006D787B" w:rsidR="006D787B" w:rsidP="006D787B" w:rsidRDefault="009975C3" w14:paraId="760B3699" w14:textId="385A4256">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Reject reason(s)</w:t>
      </w:r>
    </w:p>
    <w:p w:rsidRPr="006D787B" w:rsidR="006D787B" w:rsidP="006D787B" w:rsidRDefault="006D787B" w14:paraId="57714A9B" w14:textId="62AB314D">
      <w:pPr>
        <w:ind w:left="864"/>
        <w:rPr>
          <w:rFonts w:ascii="Calibri" w:hAnsi="Calibri" w:eastAsia="Calibri" w:cs="Calibri"/>
          <w:color w:val="000000" w:themeColor="text1"/>
        </w:rPr>
      </w:pPr>
      <w:r w:rsidRPr="45859D95" w:rsidR="006D787B">
        <w:rPr>
          <w:rFonts w:ascii="Calibri" w:hAnsi="Calibri" w:eastAsia="Calibri" w:cs="Calibri"/>
          <w:color w:val="000000" w:themeColor="text1" w:themeTint="FF" w:themeShade="FF"/>
        </w:rPr>
        <w:t>Within the pended reject queue, the GHI Benefits has the following options:</w:t>
      </w:r>
      <w:r w:rsidRPr="45859D95" w:rsidR="50A7F1D4">
        <w:rPr>
          <w:rFonts w:ascii="Calibri" w:hAnsi="Calibri" w:eastAsia="Calibri" w:cs="Calibri"/>
          <w:color w:val="000000" w:themeColor="text1" w:themeTint="FF" w:themeShade="FF"/>
        </w:rPr>
      </w:r>
      <w:r w:rsidRPr="45859D95" w:rsidR="006D787B">
        <w:rPr>
          <w:rFonts w:ascii="Calibri" w:hAnsi="Calibri" w:eastAsia="Calibri" w:cs="Calibri"/>
          <w:color w:val="000000" w:themeColor="text1" w:themeTint="FF" w:themeShade="FF"/>
        </w:rPr>
      </w:r>
    </w:p>
    <w:p w:rsidR="00910009" w:rsidP="00910009" w:rsidRDefault="00910009" w14:paraId="3C0B34A0" w14:textId="77777777">
      <w:pPr>
        <w:pStyle w:val="ListParagraph"/>
        <w:numPr>
          <w:ilvl w:val="0"/>
          <w:numId w:val="45"/>
        </w:numPr>
        <w:spacing w:line="279" w:lineRule="auto"/>
        <w:rPr>
          <w:rFonts w:ascii="Calibri" w:hAnsi="Calibri" w:eastAsia="Calibri" w:cs="Calibri"/>
          <w:color w:val="000000" w:themeColor="text1"/>
        </w:rPr>
      </w:pPr>
      <w:r w:rsidRPr="48DE841C">
        <w:rPr>
          <w:rFonts w:ascii="Calibri" w:hAnsi="Calibri" w:eastAsia="Calibri" w:cs="Calibri"/>
          <w:color w:val="000000" w:themeColor="text1"/>
          <w:u w:val="single"/>
        </w:rPr>
        <w:t>Verify the reject:</w:t>
      </w:r>
      <w:r w:rsidRPr="48DE841C">
        <w:rPr>
          <w:rFonts w:ascii="Calibri" w:hAnsi="Calibri" w:eastAsia="Calibri" w:cs="Calibri"/>
          <w:color w:val="000000" w:themeColor="text1"/>
        </w:rPr>
        <w:t xml:space="preserve"> Confirm the reject is valid and allow it to follow the agreed-upon downstream process. Possible downstream process selections are:</w:t>
      </w:r>
    </w:p>
    <w:p w:rsidR="00910009" w:rsidP="00910009" w:rsidRDefault="00910009" w14:paraId="14EEA6E2" w14:textId="705C6E6F">
      <w:pPr>
        <w:pStyle w:val="ListParagraph"/>
        <w:numPr>
          <w:ilvl w:val="1"/>
          <w:numId w:val="46"/>
        </w:numPr>
        <w:spacing w:line="279" w:lineRule="auto"/>
        <w:ind w:left="2160"/>
        <w:rPr>
          <w:rFonts w:ascii="Calibri" w:hAnsi="Calibri" w:eastAsia="Calibri" w:cs="Calibri"/>
          <w:b/>
          <w:bCs/>
          <w:i/>
          <w:iCs/>
          <w:color w:val="000000" w:themeColor="text1"/>
        </w:rPr>
      </w:pPr>
      <w:r w:rsidRPr="48DE841C">
        <w:rPr>
          <w:rFonts w:ascii="Calibri" w:hAnsi="Calibri" w:eastAsia="Calibri" w:cs="Calibri"/>
          <w:i/>
          <w:iCs/>
          <w:color w:val="000000" w:themeColor="text1"/>
        </w:rPr>
        <w:t>Reject</w:t>
      </w:r>
      <w:r w:rsidR="00EC5D91">
        <w:rPr>
          <w:rFonts w:ascii="Calibri" w:hAnsi="Calibri" w:eastAsia="Calibri" w:cs="Calibri"/>
          <w:i/>
          <w:iCs/>
          <w:color w:val="000000" w:themeColor="text1"/>
        </w:rPr>
        <w:t>ion</w:t>
      </w:r>
      <w:r w:rsidRPr="48DE841C">
        <w:rPr>
          <w:rFonts w:ascii="Calibri" w:hAnsi="Calibri" w:eastAsia="Calibri" w:cs="Calibri"/>
          <w:i/>
          <w:iCs/>
          <w:color w:val="000000" w:themeColor="text1"/>
        </w:rPr>
        <w:t xml:space="preserve"> Letter to Provider</w:t>
      </w:r>
    </w:p>
    <w:p w:rsidR="00910009" w:rsidP="00910009" w:rsidRDefault="00910009" w14:paraId="2284EDE4" w14:textId="77777777">
      <w:pPr>
        <w:pStyle w:val="ListParagraph"/>
        <w:numPr>
          <w:ilvl w:val="3"/>
          <w:numId w:val="46"/>
        </w:numPr>
        <w:spacing w:line="279" w:lineRule="auto"/>
        <w:rPr>
          <w:rFonts w:ascii="Calibri" w:hAnsi="Calibri" w:eastAsia="Calibri" w:cs="Calibri"/>
          <w:color w:val="000000" w:themeColor="text1"/>
        </w:rPr>
      </w:pPr>
      <w:r w:rsidRPr="522179A4">
        <w:rPr>
          <w:rFonts w:ascii="Calibri" w:hAnsi="Calibri" w:eastAsia="Calibri" w:cs="Calibri"/>
          <w:color w:val="000000" w:themeColor="text1"/>
        </w:rPr>
        <w:t>If the provider’s address information is complete, this will release the document to send the reject letter.</w:t>
      </w:r>
    </w:p>
    <w:p w:rsidR="00910009" w:rsidP="00910009" w:rsidRDefault="00910009" w14:paraId="60A709BC" w14:textId="77777777">
      <w:pPr>
        <w:pStyle w:val="ListParagraph"/>
        <w:numPr>
          <w:ilvl w:val="3"/>
          <w:numId w:val="46"/>
        </w:numPr>
        <w:spacing w:line="279" w:lineRule="auto"/>
        <w:rPr>
          <w:rFonts w:ascii="Calibri" w:hAnsi="Calibri" w:eastAsia="Calibri" w:cs="Calibri"/>
          <w:color w:val="000000" w:themeColor="text1"/>
        </w:rPr>
      </w:pPr>
      <w:r w:rsidRPr="3630FC22">
        <w:rPr>
          <w:color w:val="000000" w:themeColor="text1"/>
        </w:rPr>
        <w:t xml:space="preserve">If the provider’s address is incomplete, the user will be prompted to complete the address. Once completed, the letter will be queued for submission. </w:t>
      </w:r>
    </w:p>
    <w:p w:rsidR="00910009" w:rsidP="009C0DC4" w:rsidRDefault="00910009" w14:paraId="7573A33A" w14:textId="03B30CB2">
      <w:pPr>
        <w:pStyle w:val="ListParagraph"/>
        <w:numPr>
          <w:ilvl w:val="4"/>
          <w:numId w:val="46"/>
        </w:numPr>
        <w:spacing w:line="279" w:lineRule="auto"/>
        <w:rPr>
          <w:color w:val="000000" w:themeColor="text1"/>
        </w:rPr>
      </w:pPr>
      <w:commentRangeStart w:id="209"/>
      <w:r w:rsidRPr="48DE841C">
        <w:rPr>
          <w:color w:val="000000" w:themeColor="text1"/>
        </w:rPr>
        <w:t xml:space="preserve">If the address cannot be completed, “Send Reject Letter to Provider” action will not be able to be completed. </w:t>
      </w:r>
      <w:commentRangeEnd w:id="209"/>
      <w:r w:rsidRPr="48DE841C" w:rsidR="009C0DC4">
        <w:rPr>
          <w:rStyle w:val="CommentReference"/>
          <w:color w:val="000000" w:themeColor="text1"/>
          <w:sz w:val="22"/>
          <w:szCs w:val="22"/>
        </w:rPr>
        <w:commentReference w:id="209"/>
      </w:r>
      <w:r w:rsidRPr="48DE841C">
        <w:rPr>
          <w:color w:val="000000" w:themeColor="text1"/>
        </w:rPr>
        <w:t xml:space="preserve"> </w:t>
      </w:r>
    </w:p>
    <w:p w:rsidRPr="00DD70C5" w:rsidR="00EC5D91" w:rsidP="00EC5D91" w:rsidRDefault="00DD70C5" w14:paraId="2A4F383B" w14:textId="2ACE535B">
      <w:pPr>
        <w:pStyle w:val="ListParagraph"/>
        <w:numPr>
          <w:ilvl w:val="1"/>
          <w:numId w:val="46"/>
        </w:numPr>
        <w:spacing w:line="279" w:lineRule="auto"/>
        <w:rPr>
          <w:color w:val="000000" w:themeColor="text1"/>
        </w:rPr>
      </w:pPr>
      <w:r>
        <w:rPr>
          <w:i/>
          <w:iCs/>
          <w:color w:val="000000" w:themeColor="text1"/>
        </w:rPr>
        <w:t>View Reject Letter</w:t>
      </w:r>
    </w:p>
    <w:p w:rsidRPr="009C0DC4" w:rsidR="00DD70C5" w:rsidP="00EC5D91" w:rsidRDefault="00DD70C5" w14:paraId="6B7FFCFD" w14:textId="053D6CF4">
      <w:pPr>
        <w:pStyle w:val="ListParagraph"/>
        <w:numPr>
          <w:ilvl w:val="1"/>
          <w:numId w:val="46"/>
        </w:numPr>
        <w:spacing w:line="279" w:lineRule="auto"/>
        <w:rPr>
          <w:color w:val="000000" w:themeColor="text1"/>
        </w:rPr>
      </w:pPr>
      <w:commentRangeStart w:id="210"/>
      <w:r>
        <w:rPr>
          <w:i/>
          <w:iCs/>
          <w:color w:val="000000" w:themeColor="text1"/>
        </w:rPr>
        <w:t>Remove From Queue</w:t>
      </w:r>
      <w:commentRangeEnd w:id="210"/>
      <w:r w:rsidRPr="009C0DC4" w:rsidR="005F1BEA">
        <w:rPr>
          <w:rStyle w:val="CommentReference"/>
          <w:color w:val="000000" w:themeColor="text1"/>
          <w:sz w:val="22"/>
          <w:szCs w:val="22"/>
        </w:rPr>
        <w:commentReference w:id="210"/>
      </w:r>
    </w:p>
    <w:p w:rsidR="00910009" w:rsidP="00910009" w:rsidRDefault="00910009" w14:paraId="7049D35D" w14:textId="1934DE5B">
      <w:pPr>
        <w:pStyle w:val="ListParagraph"/>
        <w:numPr>
          <w:ilvl w:val="0"/>
          <w:numId w:val="45"/>
        </w:numPr>
        <w:spacing w:line="279" w:lineRule="auto"/>
        <w:rPr>
          <w:rFonts w:ascii="Calibri" w:hAnsi="Calibri" w:eastAsia="Calibri" w:cs="Calibri"/>
          <w:color w:val="000000" w:themeColor="text1"/>
        </w:rPr>
      </w:pPr>
      <w:r w:rsidRPr="45859D95" w:rsidR="00910009">
        <w:rPr>
          <w:rFonts w:ascii="Calibri" w:hAnsi="Calibri" w:eastAsia="Calibri" w:cs="Calibri"/>
          <w:color w:val="000000" w:themeColor="text1" w:themeTint="FF" w:themeShade="FF"/>
          <w:u w:val="single"/>
        </w:rPr>
        <w:t>Challenge the reject: If GHI Benefits does not agree with the reject (e.g., reject does not follow expected logic, reject is triggered by erroneous data capture, etc), un-pend document from reject queue and allow it to follow the agreed-upon downstream process.</w:t>
      </w:r>
      <w:r w:rsidRPr="45859D95" w:rsidR="00910009">
        <w:rPr>
          <w:rFonts w:ascii="Calibri" w:hAnsi="Calibri" w:eastAsia="Calibri" w:cs="Calibri"/>
          <w:color w:val="000000" w:themeColor="text1" w:themeTint="FF" w:themeShade="FF"/>
        </w:rPr>
      </w:r>
      <w:r w:rsidRPr="45859D95" w:rsidR="50A7F1D4">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r w:rsidRPr="45859D95" w:rsidR="00910009">
        <w:rPr>
          <w:rFonts w:ascii="Calibri" w:hAnsi="Calibri" w:eastAsia="Calibri" w:cs="Calibri"/>
          <w:color w:val="000000" w:themeColor="text1" w:themeTint="FF" w:themeShade="FF"/>
        </w:rPr>
      </w:r>
    </w:p>
    <w:p w:rsidR="00910009" w:rsidP="00910009" w:rsidRDefault="00910009" w14:paraId="5B3E9B2F" w14:textId="77777777">
      <w:pPr>
        <w:pStyle w:val="ListParagraph"/>
        <w:numPr>
          <w:ilvl w:val="1"/>
          <w:numId w:val="46"/>
        </w:numPr>
        <w:spacing w:line="279" w:lineRule="auto"/>
        <w:ind w:left="2160"/>
        <w:rPr>
          <w:rFonts w:ascii="Calibri" w:hAnsi="Calibri" w:eastAsia="Calibri" w:cs="Calibri"/>
          <w:color w:val="000000" w:themeColor="text1"/>
        </w:rPr>
      </w:pPr>
      <w:r w:rsidRPr="48DE841C">
        <w:rPr>
          <w:rFonts w:ascii="Calibri" w:hAnsi="Calibri" w:eastAsia="Calibri" w:cs="Calibri"/>
          <w:i/>
          <w:iCs/>
          <w:color w:val="000000" w:themeColor="text1"/>
        </w:rPr>
        <w:t xml:space="preserve">Un-pend: </w:t>
      </w:r>
    </w:p>
    <w:p w:rsidR="00910009" w:rsidP="00910009" w:rsidRDefault="00910009" w14:paraId="0BD4326B" w14:textId="77777777">
      <w:pPr>
        <w:pStyle w:val="ListParagraph"/>
        <w:numPr>
          <w:ilvl w:val="3"/>
          <w:numId w:val="46"/>
        </w:numPr>
        <w:spacing w:line="279" w:lineRule="auto"/>
        <w:rPr>
          <w:rFonts w:ascii="Calibri" w:hAnsi="Calibri" w:eastAsia="Calibri" w:cs="Calibri"/>
          <w:color w:val="000000" w:themeColor="text1"/>
        </w:rPr>
      </w:pPr>
      <w:r w:rsidRPr="48DE841C">
        <w:rPr>
          <w:rFonts w:ascii="Calibri" w:hAnsi="Calibri" w:eastAsia="Calibri" w:cs="Calibri"/>
          <w:color w:val="000000" w:themeColor="text1"/>
        </w:rPr>
        <w:t>Remove document from pended reject queue and route it back to SDS to correct captured value.</w:t>
      </w:r>
    </w:p>
    <w:p w:rsidR="00910009" w:rsidP="00910009" w:rsidRDefault="00910009" w14:paraId="669EEC44" w14:textId="0C789DCD">
      <w:pPr>
        <w:pStyle w:val="ListParagraph"/>
        <w:numPr>
          <w:ilvl w:val="4"/>
          <w:numId w:val="46"/>
        </w:numPr>
        <w:spacing w:line="279" w:lineRule="auto"/>
        <w:rPr>
          <w:rFonts w:ascii="Calibri" w:hAnsi="Calibri" w:eastAsia="Calibri" w:cs="Calibri"/>
          <w:color w:val="000000" w:themeColor="text1"/>
        </w:rPr>
      </w:pPr>
      <w:r w:rsidRPr="45859D95" w:rsidR="00910009">
        <w:rPr>
          <w:rFonts w:ascii="Calibri" w:hAnsi="Calibri" w:eastAsia="Calibri" w:cs="Calibri"/>
          <w:i w:val="1"/>
          <w:iCs w:val="1"/>
          <w:color w:val="000000" w:themeColor="text1" w:themeTint="FF" w:themeShade="FF"/>
          <w:u w:val="single"/>
        </w:rPr>
        <w:t>Note</w:t>
      </w:r>
      <w:r w:rsidRPr="45859D95" w:rsidR="00910009">
        <w:rPr>
          <w:rFonts w:ascii="Calibri" w:hAnsi="Calibri" w:eastAsia="Calibri" w:cs="Calibri"/>
          <w:color w:val="000000" w:themeColor="text1" w:themeTint="FF" w:themeShade="FF"/>
        </w:rPr>
        <w:t>:</w:t>
      </w:r>
      <w:r w:rsidRPr="45859D95" w:rsidR="003A2AC1">
        <w:rPr>
          <w:rFonts w:ascii="Calibri" w:hAnsi="Calibri" w:eastAsia="Calibri" w:cs="Calibri"/>
          <w:color w:val="000000" w:themeColor="text1" w:themeTint="FF" w:themeShade="FF"/>
        </w:rPr>
        <w:t xml:space="preserve"> The “un-pend” action is intended for </w:t>
      </w:r>
      <w:r w:rsidRPr="45859D95" w:rsidR="003A2AC1">
        <w:rPr>
          <w:rFonts w:ascii="Calibri" w:hAnsi="Calibri" w:eastAsia="Calibri" w:cs="Calibri"/>
          <w:color w:val="000000" w:themeColor="text1" w:themeTint="FF" w:themeShade="FF"/>
        </w:rPr>
        <w:t>erroneous</w:t>
      </w:r>
      <w:r w:rsidRPr="45859D95" w:rsidR="003A2AC1">
        <w:rPr>
          <w:rFonts w:ascii="Calibri" w:hAnsi="Calibri" w:eastAsia="Calibri" w:cs="Calibri"/>
          <w:color w:val="000000" w:themeColor="text1" w:themeTint="FF" w:themeShade="FF"/>
        </w:rPr>
        <w:t xml:space="preserve"> data capture</w:t>
      </w:r>
      <w:r w:rsidRPr="45859D95" w:rsidR="003A2AC1">
        <w:rPr>
          <w:rFonts w:ascii="Calibri" w:hAnsi="Calibri" w:eastAsia="Calibri" w:cs="Calibri"/>
          <w:b w:val="1"/>
          <w:bCs w:val="1"/>
          <w:color w:val="000000" w:themeColor="text1" w:themeTint="FF" w:themeShade="FF"/>
        </w:rPr>
        <w:t>.</w:t>
      </w:r>
      <w:r w:rsidRPr="45859D95" w:rsidR="00910009">
        <w:rPr>
          <w:rFonts w:ascii="Calibri" w:hAnsi="Calibri" w:eastAsia="Calibri" w:cs="Calibri"/>
          <w:color w:val="000000" w:themeColor="text1" w:themeTint="FF" w:themeShade="FF"/>
        </w:rPr>
        <w:t xml:space="preserve"> If the reject is being disputed due to the incorrect </w:t>
      </w:r>
      <w:r w:rsidRPr="45859D95" w:rsidR="0035508C">
        <w:rPr>
          <w:rFonts w:ascii="Calibri" w:hAnsi="Calibri" w:eastAsia="Calibri" w:cs="Calibri"/>
          <w:color w:val="000000" w:themeColor="text1" w:themeTint="FF" w:themeShade="FF"/>
        </w:rPr>
        <w:t xml:space="preserve">logic </w:t>
      </w:r>
      <w:r w:rsidRPr="45859D95" w:rsidR="00910009">
        <w:rPr>
          <w:rFonts w:ascii="Calibri" w:hAnsi="Calibri" w:eastAsia="Calibri" w:cs="Calibri"/>
          <w:color w:val="000000" w:themeColor="text1" w:themeTint="FF" w:themeShade="FF"/>
        </w:rPr>
        <w:t xml:space="preserve">application of a reject rule, </w:t>
      </w:r>
      <w:r w:rsidRPr="45859D95" w:rsidR="00910009">
        <w:rPr>
          <w:rFonts w:ascii="Calibri" w:hAnsi="Calibri" w:eastAsia="Calibri" w:cs="Calibri"/>
          <w:color w:val="000000" w:themeColor="text1" w:themeTint="FF" w:themeShade="FF"/>
        </w:rPr>
        <w:t>user</w:t>
      </w:r>
      <w:r w:rsidRPr="45859D95" w:rsidR="00910009">
        <w:rPr>
          <w:rFonts w:ascii="Calibri" w:hAnsi="Calibri" w:eastAsia="Calibri" w:cs="Calibri"/>
          <w:color w:val="000000" w:themeColor="text1" w:themeTint="FF" w:themeShade="FF"/>
        </w:rPr>
        <w:t xml:space="preserve"> should </w:t>
      </w:r>
      <w:r w:rsidRPr="45859D95" w:rsidR="0035508C">
        <w:rPr>
          <w:rFonts w:ascii="Calibri" w:hAnsi="Calibri" w:eastAsia="Calibri" w:cs="Calibri"/>
          <w:color w:val="000000" w:themeColor="text1" w:themeTint="FF" w:themeShade="FF"/>
        </w:rPr>
        <w:t xml:space="preserve">reach out to support at </w:t>
      </w:r>
      <w:hyperlink r:id="Rcd5275e35ee34b76">
        <w:r w:rsidRPr="45859D95" w:rsidR="33A136C8">
          <w:rPr>
            <w:rStyle w:val="Hyperlink"/>
            <w:rFonts w:ascii="Calibri" w:hAnsi="Calibri" w:eastAsia="Calibri" w:cs="Calibri"/>
          </w:rPr>
          <w:t>ABC Corporation</w:t>
        </w:r>
        <w:r w:rsidRPr="45859D95" w:rsidR="0082087F">
          <w:rPr>
            <w:rStyle w:val="Hyperlink"/>
            <w:rFonts w:ascii="Calibri" w:hAnsi="Calibri" w:eastAsia="Calibri" w:cs="Calibri"/>
          </w:rPr>
          <w:t>.support@sdata.us</w:t>
        </w:r>
      </w:hyperlink>
      <w:r w:rsidRPr="45859D95" w:rsidR="0082087F">
        <w:rPr>
          <w:rFonts w:ascii="Calibri" w:hAnsi="Calibri" w:eastAsia="Calibri" w:cs="Calibri"/>
          <w:color w:val="000000" w:themeColor="text1" w:themeTint="FF" w:themeShade="FF"/>
        </w:rPr>
        <w:t>.</w:t>
      </w:r>
    </w:p>
    <w:p w:rsidR="00910009" w:rsidP="00910009" w:rsidRDefault="00910009" w14:paraId="79DACBC9" w14:textId="77777777">
      <w:pPr>
        <w:pStyle w:val="ListParagraph"/>
        <w:numPr>
          <w:ilvl w:val="1"/>
          <w:numId w:val="46"/>
        </w:numPr>
        <w:spacing w:line="279" w:lineRule="auto"/>
        <w:ind w:left="2160"/>
        <w:rPr>
          <w:rFonts w:ascii="Calibri" w:hAnsi="Calibri" w:eastAsia="Calibri" w:cs="Calibri"/>
          <w:color w:val="000000" w:themeColor="text1"/>
        </w:rPr>
      </w:pPr>
      <w:commentRangeStart w:id="211"/>
      <w:r w:rsidRPr="48DE841C">
        <w:rPr>
          <w:rFonts w:ascii="Calibri" w:hAnsi="Calibri" w:eastAsia="Calibri" w:cs="Calibri"/>
          <w:i/>
          <w:iCs/>
          <w:color w:val="000000" w:themeColor="text1"/>
        </w:rPr>
        <w:t xml:space="preserve">Rescan: </w:t>
      </w:r>
      <w:commentRangeEnd w:id="211"/>
      <w:r w:rsidR="003A2AC1">
        <w:rPr>
          <w:rStyle w:val="CommentReference"/>
          <w:rFonts w:ascii="Calibri" w:hAnsi="Calibri" w:eastAsia="Calibri" w:cs="Calibri"/>
          <w:color w:val="000000" w:themeColor="text1"/>
          <w:sz w:val="22"/>
          <w:szCs w:val="22"/>
        </w:rPr>
        <w:commentReference w:id="211"/>
      </w:r>
    </w:p>
    <w:p w:rsidRPr="00DD70C5" w:rsidR="00910009" w:rsidP="00DD70C5" w:rsidRDefault="00910009" w14:paraId="6AF0A46C" w14:textId="3D596598">
      <w:pPr>
        <w:pStyle w:val="ListParagraph"/>
        <w:numPr>
          <w:ilvl w:val="0"/>
          <w:numId w:val="46"/>
        </w:numPr>
        <w:spacing w:line="279" w:lineRule="auto"/>
        <w:rPr>
          <w:rFonts w:ascii="Calibri" w:hAnsi="Calibri" w:eastAsia="Calibri" w:cs="Calibri"/>
          <w:color w:val="000000" w:themeColor="text1"/>
          <w:u w:val="single"/>
        </w:rPr>
      </w:pPr>
      <w:r w:rsidRPr="00DD70C5">
        <w:rPr>
          <w:rFonts w:ascii="Calibri" w:hAnsi="Calibri" w:eastAsia="Calibri" w:cs="Calibri"/>
          <w:color w:val="000000" w:themeColor="text1"/>
          <w:u w:val="single"/>
        </w:rPr>
        <w:t xml:space="preserve">Edit </w:t>
      </w:r>
      <w:r w:rsidRPr="00DD70C5" w:rsidR="00EC5D91">
        <w:rPr>
          <w:rFonts w:ascii="Calibri" w:hAnsi="Calibri" w:eastAsia="Calibri" w:cs="Calibri"/>
          <w:color w:val="000000" w:themeColor="text1"/>
          <w:u w:val="single"/>
        </w:rPr>
        <w:t>Captured Information</w:t>
      </w:r>
      <w:r w:rsidRPr="00DD70C5">
        <w:rPr>
          <w:rFonts w:ascii="Calibri" w:hAnsi="Calibri" w:eastAsia="Calibri" w:cs="Calibri"/>
          <w:color w:val="000000" w:themeColor="text1"/>
        </w:rPr>
        <w:t xml:space="preserve">: If user would like to correct or supplement the captured data, particularly for member-submitted documents or exception processes where missing or replacement data can be populated. </w:t>
      </w:r>
    </w:p>
    <w:p w:rsidRPr="00B63DA1" w:rsidR="00DD70C5" w:rsidP="00B63DA1" w:rsidRDefault="00B63DA1" w14:paraId="7E26BBC5" w14:textId="1FC93F8E">
      <w:pPr>
        <w:pStyle w:val="ListParagraph"/>
        <w:numPr>
          <w:ilvl w:val="1"/>
          <w:numId w:val="46"/>
        </w:numPr>
        <w:spacing w:line="279" w:lineRule="auto"/>
        <w:ind w:left="2160"/>
        <w:rPr>
          <w:rFonts w:ascii="Calibri" w:hAnsi="Calibri" w:eastAsia="Calibri" w:cs="Calibri"/>
          <w:color w:val="000000" w:themeColor="text1"/>
        </w:rPr>
      </w:pPr>
      <w:r>
        <w:rPr>
          <w:rFonts w:ascii="Calibri" w:hAnsi="Calibri" w:eastAsia="Calibri" w:cs="Calibri"/>
          <w:i/>
          <w:iCs/>
          <w:color w:val="000000" w:themeColor="text1"/>
        </w:rPr>
        <w:t>Edit CMS1500</w:t>
      </w:r>
      <w:r>
        <w:rPr>
          <w:rFonts w:ascii="Calibri" w:hAnsi="Calibri" w:eastAsia="Calibri" w:cs="Calibri"/>
          <w:color w:val="000000" w:themeColor="text1"/>
        </w:rPr>
        <w:t xml:space="preserve"> and</w:t>
      </w:r>
      <w:r>
        <w:rPr>
          <w:rFonts w:ascii="Calibri" w:hAnsi="Calibri" w:eastAsia="Calibri" w:cs="Calibri"/>
          <w:i/>
          <w:iCs/>
          <w:color w:val="000000" w:themeColor="text1"/>
        </w:rPr>
        <w:t xml:space="preserve"> Edit Dental</w:t>
      </w:r>
      <w:r w:rsidRPr="48DE841C">
        <w:rPr>
          <w:rFonts w:ascii="Calibri" w:hAnsi="Calibri" w:eastAsia="Calibri" w:cs="Calibri"/>
          <w:i/>
          <w:iCs/>
          <w:color w:val="000000" w:themeColor="text1"/>
        </w:rPr>
        <w:t xml:space="preserve">: </w:t>
      </w:r>
    </w:p>
    <w:p w:rsidR="00910009" w:rsidP="00B63DA1" w:rsidRDefault="00910009" w14:paraId="2CE0BFB1" w14:textId="798BAADC">
      <w:pPr>
        <w:pStyle w:val="ListParagraph"/>
        <w:numPr>
          <w:ilvl w:val="3"/>
          <w:numId w:val="46"/>
        </w:numPr>
        <w:spacing w:line="279" w:lineRule="auto"/>
        <w:rPr>
          <w:rFonts w:ascii="Calibri" w:hAnsi="Calibri" w:eastAsia="Calibri" w:cs="Calibri"/>
          <w:color w:val="000000" w:themeColor="text1"/>
        </w:rPr>
      </w:pPr>
      <w:r w:rsidRPr="3630FC22">
        <w:rPr>
          <w:rFonts w:ascii="Calibri" w:hAnsi="Calibri" w:eastAsia="Calibri" w:cs="Calibri"/>
          <w:color w:val="000000" w:themeColor="text1"/>
        </w:rPr>
        <w:t xml:space="preserve">After saving the changes in the document editor, document will revalidate against rejection scenarios. If document passes validation, document will route through non-rejected downstream processes. </w:t>
      </w:r>
    </w:p>
    <w:p w:rsidRPr="00964E52" w:rsidR="009C1797" w:rsidP="00964E52" w:rsidRDefault="00910009" w14:paraId="624E79BD" w14:textId="74A8F48C">
      <w:pPr>
        <w:pStyle w:val="ListParagraph"/>
        <w:numPr>
          <w:ilvl w:val="4"/>
          <w:numId w:val="46"/>
        </w:numPr>
        <w:spacing w:line="279" w:lineRule="auto"/>
        <w:rPr>
          <w:rFonts w:ascii="Calibri" w:hAnsi="Calibri" w:eastAsia="Calibri" w:cs="Calibri"/>
          <w:color w:val="000000" w:themeColor="text1"/>
        </w:rPr>
      </w:pPr>
      <w:r w:rsidRPr="004738AA">
        <w:rPr>
          <w:rFonts w:ascii="Calibri" w:hAnsi="Calibri" w:eastAsia="Calibri" w:cs="Calibri"/>
          <w:i/>
          <w:iCs/>
          <w:color w:val="000000" w:themeColor="text1"/>
          <w:u w:val="single"/>
        </w:rPr>
        <w:t>Note:</w:t>
      </w:r>
      <w:r w:rsidRPr="522179A4">
        <w:rPr>
          <w:rFonts w:ascii="Calibri" w:hAnsi="Calibri" w:eastAsia="Calibri" w:cs="Calibri"/>
          <w:i/>
          <w:iCs/>
          <w:color w:val="000000" w:themeColor="text1"/>
        </w:rPr>
        <w:t xml:space="preserve"> </w:t>
      </w:r>
      <w:r w:rsidRPr="522179A4">
        <w:rPr>
          <w:rFonts w:ascii="Calibri" w:hAnsi="Calibri" w:eastAsia="Calibri" w:cs="Calibri"/>
          <w:color w:val="000000" w:themeColor="text1"/>
        </w:rPr>
        <w:t>This functionality is also accessible in the Document Summary view, via “Edit</w:t>
      </w:r>
      <w:r w:rsidR="005F1BEA">
        <w:rPr>
          <w:rFonts w:ascii="Calibri" w:hAnsi="Calibri" w:eastAsia="Calibri" w:cs="Calibri"/>
          <w:color w:val="000000" w:themeColor="text1"/>
        </w:rPr>
        <w:t xml:space="preserve"> CMS1500</w:t>
      </w:r>
      <w:r w:rsidRPr="522179A4">
        <w:rPr>
          <w:rFonts w:ascii="Calibri" w:hAnsi="Calibri" w:eastAsia="Calibri" w:cs="Calibri"/>
          <w:color w:val="000000" w:themeColor="text1"/>
        </w:rPr>
        <w:t>”</w:t>
      </w:r>
      <w:r w:rsidR="005F1BEA">
        <w:rPr>
          <w:rFonts w:ascii="Calibri" w:hAnsi="Calibri" w:eastAsia="Calibri" w:cs="Calibri"/>
          <w:color w:val="000000" w:themeColor="text1"/>
        </w:rPr>
        <w:t>/”Edit Dental”</w:t>
      </w:r>
    </w:p>
    <w:p w:rsidRPr="00133762" w:rsidR="00133762" w:rsidP="00133762" w:rsidRDefault="00133762" w14:paraId="6BC3B3B5" w14:textId="04D6B54E">
      <w:pPr>
        <w:ind w:left="864"/>
      </w:pPr>
      <w:r w:rsidR="00133762">
        <w:rPr/>
        <w:t>SDS recommends maintaining this review queue throughout the warranty period to ensure all reject logic, document handling, and downstream processes are working as expected. Some GHI Benefitss choose to retain this queue beyond warranty, either for specific high impact reject reasons or as an ongoing quality checkpoint.</w:t>
      </w:r>
      <w:r w:rsidR="00133762">
        <w:rPr/>
      </w:r>
      <w:r w:rsidR="00133762">
        <w:rPr/>
      </w:r>
      <w:r w:rsidR="465CCFD0">
        <w:rPr/>
      </w:r>
      <w:r w:rsidR="00133762">
        <w:rPr/>
      </w:r>
      <w:r w:rsidR="00133762">
        <w:rPr/>
      </w:r>
      <w:r w:rsidR="00133762">
        <w:rPr/>
      </w:r>
      <w:r w:rsidR="00273345">
        <w:rPr/>
      </w:r>
      <w:r w:rsidR="00133762">
        <w:rPr/>
      </w:r>
      <w:r w:rsidR="00D8203E">
        <w:rPr/>
      </w:r>
      <w:r w:rsidR="00133762">
        <w:rPr/>
      </w:r>
    </w:p>
    <w:p w:rsidR="00382576" w:rsidP="005204EB" w:rsidRDefault="00382576" w14:paraId="25E12D27" w14:textId="780882D3">
      <w:pPr>
        <w:pStyle w:val="Heading4"/>
      </w:pPr>
      <w:commentRangeStart w:id="212"/>
      <w:r>
        <w:lastRenderedPageBreak/>
        <w:t>Reject</w:t>
      </w:r>
      <w:r w:rsidR="00D84202">
        <w:t>ion</w:t>
      </w:r>
      <w:r>
        <w:t xml:space="preserve"> Letters</w:t>
      </w:r>
      <w:commentRangeEnd w:id="212"/>
      <w:r w:rsidR="009243C4">
        <w:rPr>
          <w:rStyle w:val="CommentReference"/>
          <w:sz w:val="22"/>
          <w:szCs w:val="22"/>
        </w:rPr>
        <w:commentReference w:id="212"/>
      </w:r>
    </w:p>
    <w:p w:rsidRPr="00415EEF" w:rsidR="00415EEF" w:rsidP="00415EEF" w:rsidRDefault="00415EEF" w14:paraId="538D524F" w14:textId="460D2791">
      <w:pPr>
        <w:ind w:left="864"/>
      </w:pPr>
      <w:r w:rsidRPr="00415EEF">
        <w:t>SDS’ standard offering includes the generation and mailing of reject</w:t>
      </w:r>
      <w:r w:rsidR="00D84202">
        <w:t>ion</w:t>
      </w:r>
      <w:r w:rsidRPr="00415EEF">
        <w:t xml:space="preserve"> letters for applicable provider-submitted claim forms. These letters are required when the submission includes incomplete or invalid information and cannot be processed without further clarification.</w:t>
      </w:r>
    </w:p>
    <w:p w:rsidRPr="00415EEF" w:rsidR="00415EEF" w:rsidP="00415EEF" w:rsidRDefault="00415EEF" w14:paraId="6F9B8E51" w14:textId="6B50CF4A">
      <w:pPr>
        <w:ind w:left="864"/>
      </w:pPr>
      <w:r w:rsidR="00415EEF">
        <w:rPr/>
        <w:t>Rejection letters are created using a GHI Benefits-branded template, and SDS inserts the applicable reject reason(s) along with required claim details, such as:</w:t>
      </w:r>
      <w:r w:rsidR="00D84202">
        <w:rPr/>
      </w:r>
      <w:r w:rsidR="00415EEF">
        <w:rPr/>
      </w:r>
      <w:r w:rsidR="465CCFD0">
        <w:rPr/>
      </w:r>
      <w:r w:rsidR="00415EEF">
        <w:rPr/>
      </w:r>
    </w:p>
    <w:p w:rsidRPr="00415EEF" w:rsidR="00415EEF" w:rsidP="00A2324A" w:rsidRDefault="00415EEF" w14:paraId="3DAFBB21" w14:textId="77777777">
      <w:pPr>
        <w:numPr>
          <w:ilvl w:val="0"/>
          <w:numId w:val="21"/>
        </w:numPr>
        <w:tabs>
          <w:tab w:val="clear" w:pos="720"/>
          <w:tab w:val="num" w:pos="1584"/>
        </w:tabs>
        <w:ind w:left="1584"/>
      </w:pPr>
      <w:r w:rsidRPr="00415EEF">
        <w:t>Billing provider name and address (required for letter generation)</w:t>
      </w:r>
    </w:p>
    <w:p w:rsidRPr="00415EEF" w:rsidR="00415EEF" w:rsidP="00A2324A" w:rsidRDefault="00415EEF" w14:paraId="19AAA4A7" w14:textId="77777777">
      <w:pPr>
        <w:numPr>
          <w:ilvl w:val="0"/>
          <w:numId w:val="21"/>
        </w:numPr>
        <w:tabs>
          <w:tab w:val="clear" w:pos="720"/>
          <w:tab w:val="num" w:pos="1584"/>
        </w:tabs>
        <w:ind w:left="1584"/>
      </w:pPr>
      <w:r w:rsidRPr="00415EEF">
        <w:t>Member ID</w:t>
      </w:r>
    </w:p>
    <w:p w:rsidRPr="00415EEF" w:rsidR="00415EEF" w:rsidP="00A2324A" w:rsidRDefault="00415EEF" w14:paraId="427B4EF8" w14:textId="77777777">
      <w:pPr>
        <w:numPr>
          <w:ilvl w:val="0"/>
          <w:numId w:val="21"/>
        </w:numPr>
        <w:tabs>
          <w:tab w:val="clear" w:pos="720"/>
          <w:tab w:val="num" w:pos="1584"/>
        </w:tabs>
        <w:ind w:left="1584"/>
      </w:pPr>
      <w:r w:rsidRPr="00415EEF">
        <w:t>Date(s) of Service</w:t>
      </w:r>
    </w:p>
    <w:p w:rsidRPr="00415EEF" w:rsidR="00415EEF" w:rsidP="00A2324A" w:rsidRDefault="00415EEF" w14:paraId="0F9151B2" w14:textId="77777777">
      <w:pPr>
        <w:numPr>
          <w:ilvl w:val="0"/>
          <w:numId w:val="21"/>
        </w:numPr>
        <w:tabs>
          <w:tab w:val="clear" w:pos="720"/>
          <w:tab w:val="num" w:pos="1584"/>
        </w:tabs>
        <w:ind w:left="1584"/>
      </w:pPr>
      <w:r w:rsidRPr="00415EEF">
        <w:t>Total charges</w:t>
      </w:r>
    </w:p>
    <w:p w:rsidRPr="00415EEF" w:rsidR="00415EEF" w:rsidP="00A2324A" w:rsidRDefault="00415EEF" w14:paraId="54F7C5B9" w14:textId="77777777">
      <w:pPr>
        <w:numPr>
          <w:ilvl w:val="0"/>
          <w:numId w:val="21"/>
        </w:numPr>
        <w:tabs>
          <w:tab w:val="clear" w:pos="720"/>
          <w:tab w:val="num" w:pos="1584"/>
        </w:tabs>
        <w:ind w:left="1584"/>
      </w:pPr>
      <w:r w:rsidRPr="00415EEF">
        <w:t>Reference or control number (if applicable)</w:t>
      </w:r>
    </w:p>
    <w:p w:rsidRPr="00415EEF" w:rsidR="00415EEF" w:rsidP="00415EEF" w:rsidRDefault="00415EEF" w14:paraId="40691C8E" w14:textId="0BC0DD1F">
      <w:pPr>
        <w:ind w:left="864"/>
      </w:pPr>
      <w:r w:rsidR="00415EEF">
        <w:rPr/>
        <w:t>Letters are printed and mailed through our print and fulfillment partner. A sample copy of each letter is stored in our system and can be made available to the GHI Benefits alongside the original document image for audit or downstream system integration.</w:t>
      </w:r>
      <w:r w:rsidR="003E76C6">
        <w:rPr/>
      </w:r>
      <w:r w:rsidR="00415EEF">
        <w:rPr/>
      </w:r>
      <w:r w:rsidR="32D47716">
        <w:rPr/>
      </w:r>
      <w:r w:rsidR="00415EEF">
        <w:rPr/>
      </w:r>
    </w:p>
    <w:p w:rsidRPr="00415EEF" w:rsidR="00415EEF" w:rsidP="00100100" w:rsidRDefault="00415EEF" w14:paraId="1B793EF7" w14:textId="648E6EEF">
      <w:pPr>
        <w:ind w:left="1440"/>
      </w:pPr>
      <w:r w:rsidRPr="00415EEF">
        <w:rPr>
          <w:i/>
          <w:iCs/>
        </w:rPr>
        <w:t>Note:</w:t>
      </w:r>
      <w:r w:rsidRPr="00415EEF">
        <w:t xml:space="preserve"> Reject letters are typically generated only for provider-submitted claim forms, as they require the billing provider’s name and address for proper delivery. For any claim types with incomplete or missing information where a letter cannot be generated, an alternate resolution or routing process must be defined.</w:t>
      </w:r>
    </w:p>
    <w:p w:rsidR="005204EB" w:rsidP="005204EB" w:rsidRDefault="005204EB" w14:paraId="185C87FF" w14:textId="5E2C569B">
      <w:pPr>
        <w:pStyle w:val="Heading5"/>
      </w:pPr>
      <w:commentRangeStart w:id="213"/>
      <w:r>
        <w:t>Reject Letter Template</w:t>
      </w:r>
      <w:commentRangeEnd w:id="213"/>
      <w:r w:rsidR="00DB4C95">
        <w:rPr>
          <w:rStyle w:val="CommentReference"/>
          <w:sz w:val="22"/>
          <w:szCs w:val="22"/>
        </w:rPr>
        <w:commentReference w:id="213"/>
      </w:r>
    </w:p>
    <w:p w:rsidRPr="005B4511" w:rsidR="005B4511" w:rsidP="005B4511" w:rsidRDefault="004E4012" w14:paraId="5B992717" w14:textId="59CF462D">
      <w:pPr>
        <w:ind w:left="864"/>
      </w:pPr>
      <w:r w:rsidR="32D47716">
        <w:rPr/>
        <w:t>GHI Benefitss must provide one or more branded reject letter templates for use in production. If multiple templates are provided, logic must be clearly defined to determine when each should be used (e.g., use Template A for LOB A, Template B for commercial claims, etc.). SDS will populate the required fields based on available data captured during intake and validation.</w:t>
      </w:r>
      <w:r w:rsidR="004E4012">
        <w:rPr/>
      </w:r>
      <w:r w:rsidR="004E4012">
        <w:rPr/>
      </w:r>
      <w:r w:rsidR="004E4012">
        <w:rPr/>
      </w:r>
      <w:r w:rsidR="005B4511">
        <w:rPr/>
      </w:r>
      <w:r w:rsidR="005B4511">
        <w:rPr/>
      </w:r>
    </w:p>
    <w:p w:rsidRPr="005B4511" w:rsidR="005B4511" w:rsidP="005B4511" w:rsidRDefault="005B4511" w14:paraId="1D7D715A" w14:textId="6F586C00">
      <w:pPr>
        <w:ind w:left="864"/>
      </w:pPr>
      <w:r w:rsidR="005B4511">
        <w:rPr/>
        <w:t>If a required field (e.g., Member ID) is missing or illegible, SDS will follow GHI Benefits-approved conventions such as inserting “Unavailable” or leaving the field blank, depending on documented instructions.</w:t>
      </w:r>
      <w:r w:rsidR="717C48E6">
        <w:rPr/>
      </w:r>
      <w:r w:rsidR="005B4511">
        <w:rPr/>
      </w:r>
    </w:p>
    <w:p w:rsidRPr="005204EB" w:rsidR="005204EB" w:rsidP="00DB4C95" w:rsidRDefault="00926B52" w14:paraId="501EF39B" w14:textId="18EEE423">
      <w:pPr>
        <w:ind w:left="864"/>
      </w:pPr>
      <w:r w:rsidRPr="00DB4C95">
        <w:t xml:space="preserve">For this implementation, the applicable template(s) and logic are included in </w:t>
      </w:r>
      <w:r w:rsidR="00DB4C95">
        <w:rPr>
          <w:b/>
          <w:bCs/>
          <w:highlight w:val="yellow"/>
        </w:rPr>
        <w:t>[Attachment]</w:t>
      </w:r>
      <w:r w:rsidRPr="00926B52">
        <w:rPr>
          <w:highlight w:val="yellow"/>
        </w:rPr>
        <w:t>.</w:t>
      </w:r>
      <w:r w:rsidRPr="00926B52">
        <w:t xml:space="preserve"> </w:t>
      </w:r>
    </w:p>
    <w:p w:rsidR="00382576" w:rsidP="00382576" w:rsidRDefault="00382576" w14:paraId="036E33C4" w14:textId="6AE4547C">
      <w:pPr>
        <w:pStyle w:val="Heading3"/>
        <w:rPr/>
      </w:pPr>
      <w:bookmarkStart w:name="_Toc219150800" w:id="214"/>
      <w:commentRangeStart w:id="215"/>
      <w:r w:rsidR="5D3CB1FF">
        <w:rPr/>
        <w:t>GHI Benefits Workflows</w:t>
      </w:r>
      <w:r w:rsidR="00382576">
        <w:rPr/>
      </w:r>
      <w:bookmarkEnd w:id="214"/>
      <w:commentRangeEnd w:id="215"/>
      <w:r>
        <w:rPr>
          <w:rStyle w:val="CommentReference"/>
        </w:rPr>
      </w:r>
    </w:p>
    <w:p w:rsidRPr="00B06910" w:rsidR="00B06910" w:rsidP="00B06910" w:rsidRDefault="00B06910" w14:paraId="55879AF6" w14:textId="68EB8616">
      <w:pPr>
        <w:ind w:left="720"/>
      </w:pPr>
      <w:r w:rsidR="00B06910">
        <w:rPr/>
        <w:t>The SDS platform is a configurable workflow tool that supports customized process flows tailored to each GHI Benefits’s operational needs. These workflows allow for intelligent routing, manual intervention, and exception handling based on document type, data completeness, and GHI Benefits-specific business rules.</w:t>
      </w:r>
      <w:r w:rsidR="5D3CB1FF">
        <w:rPr/>
      </w:r>
      <w:r w:rsidR="00B06910">
        <w:rPr/>
      </w:r>
      <w:r w:rsidR="2E77750E">
        <w:rPr/>
      </w:r>
      <w:r w:rsidR="00B06910">
        <w:rPr/>
      </w:r>
    </w:p>
    <w:p w:rsidRPr="00B06910" w:rsidR="00B06910" w:rsidP="00B06910" w:rsidRDefault="00B06910" w14:paraId="4E50B99D" w14:textId="56A64DB5">
      <w:pPr>
        <w:ind w:left="720"/>
      </w:pPr>
      <w:r w:rsidR="2E77750E">
        <w:rPr/>
        <w:t>GHI Benefitss may choose to route certain document types or scenarios to internal queues for manual review, correction, or approval. These workflows operate similarly to the member matching and provider matching review queues described earlier in this document.</w:t>
      </w:r>
      <w:r w:rsidR="00B06910">
        <w:rPr/>
      </w:r>
      <w:r w:rsidR="00B06910">
        <w:rPr/>
      </w:r>
      <w:r w:rsidR="00B06910">
        <w:rPr/>
      </w:r>
    </w:p>
    <w:p w:rsidRPr="00B06910" w:rsidR="00B06910" w:rsidP="00B06910" w:rsidRDefault="00B06910" w14:paraId="09EDAB9B" w14:textId="29B9439E">
      <w:pPr>
        <w:ind w:left="720"/>
        <w:rPr>
          <w:u w:val="single"/>
        </w:rPr>
      </w:pPr>
      <w:r w:rsidRPr="45859D95" w:rsidR="00B06910">
        <w:rPr>
          <w:u w:val="single"/>
        </w:rPr>
        <w:t>Examples of Supported GHI Benefits Workflows Include:</w:t>
      </w:r>
      <w:r w:rsidRPr="45859D95" w:rsidR="33119B06">
        <w:rPr>
          <w:u w:val="single"/>
        </w:rPr>
      </w:r>
      <w:r w:rsidRPr="45859D95" w:rsidR="00B06910">
        <w:rPr>
          <w:u w:val="single"/>
        </w:rPr>
      </w:r>
      <w:r w:rsidR="00B06910">
        <w:rPr/>
      </w:r>
    </w:p>
    <w:p w:rsidRPr="00B06910" w:rsidR="00B06910" w:rsidP="00A2324A" w:rsidRDefault="00B06910" w14:paraId="7DDD1E8A" w14:textId="4A99CF10">
      <w:pPr>
        <w:numPr>
          <w:ilvl w:val="0"/>
          <w:numId w:val="26"/>
        </w:numPr>
        <w:rPr/>
      </w:pPr>
      <w:r w:rsidR="00B06910">
        <w:rPr/>
        <w:t>Correspondence Queues: All inbound correspondence can be routed to GHI Benefits-owned queues for internal handling, triage, or downstream processing.</w:t>
      </w:r>
      <w:r w:rsidR="33119B06">
        <w:rPr/>
      </w:r>
      <w:r w:rsidR="00B06910">
        <w:rPr/>
      </w:r>
    </w:p>
    <w:p w:rsidRPr="00B06910" w:rsidR="00B06910" w:rsidP="00A2324A" w:rsidRDefault="00B06910" w14:paraId="26E98E0B" w14:textId="7972DBCF">
      <w:pPr>
        <w:numPr>
          <w:ilvl w:val="0"/>
          <w:numId w:val="26"/>
        </w:numPr>
        <w:rPr/>
      </w:pPr>
      <w:r w:rsidR="00B06910">
        <w:rPr/>
        <w:t>Exception Handling Queues: If a document fails validation or lacks the minimum required data (e.g., member-submitted claims with missing information needed to produce an 837), it can be routed to a GHI Benefits-owned queue for review, supplementation, or routing.</w:t>
      </w:r>
      <w:r w:rsidR="24666B07">
        <w:rPr/>
      </w:r>
      <w:r w:rsidR="00B06910">
        <w:rPr/>
      </w:r>
    </w:p>
    <w:p w:rsidR="00B06910" w:rsidP="00A2324A" w:rsidRDefault="00B06910" w14:paraId="68FB03DA" w14:textId="7C16CFD1">
      <w:pPr>
        <w:numPr>
          <w:ilvl w:val="0"/>
          <w:numId w:val="26"/>
        </w:numPr>
        <w:rPr/>
      </w:pPr>
      <w:r w:rsidR="00B06910">
        <w:rPr/>
        <w:t>Rescan Queues: For cases where documents scanned by the GHI Benefits are illegible or improperly formatted, SDS can route the document to a rescan queue managed by the GHI Benefits.</w:t>
      </w:r>
      <w:r w:rsidR="24666B07">
        <w:rPr/>
      </w:r>
      <w:r w:rsidR="00B06910">
        <w:rPr/>
      </w:r>
      <w:commentRangeStart w:id="216"/>
      <w:r w:rsidR="00B06910">
        <w:rPr/>
      </w:r>
      <w:commentRangeEnd w:id="216"/>
      <w:r>
        <w:rPr>
          <w:rStyle w:val="CommentReference"/>
        </w:rPr>
      </w:r>
      <w:r w:rsidR="00B06910">
        <w:rPr/>
      </w:r>
      <w:r w:rsidR="407AB62C">
        <w:rPr/>
      </w:r>
      <w:r w:rsidR="00B06910">
        <w:rPr/>
      </w:r>
    </w:p>
    <w:p w:rsidRPr="00B06910" w:rsidR="00E96DCF" w:rsidP="00E96DCF" w:rsidRDefault="00E96DCF" w14:paraId="01E45130" w14:textId="43AF42CE">
      <w:pPr>
        <w:ind w:left="720"/>
      </w:pPr>
      <w:r>
        <w:t xml:space="preserve">For this implementation, the customized </w:t>
      </w:r>
      <w:r w:rsidR="009E2A7E">
        <w:t>workflow processes are as follows:</w:t>
      </w:r>
    </w:p>
    <w:p w:rsidR="00A3550C" w:rsidP="00AA05B2" w:rsidRDefault="00963786" w14:paraId="31F99A7F" w14:textId="75EEE0EE">
      <w:pPr>
        <w:rPr>
          <w:i/>
          <w:iCs/>
        </w:rPr>
      </w:pPr>
      <w:r>
        <w:tab/>
      </w:r>
      <w:r w:rsidRPr="00963786">
        <w:rPr>
          <w:i/>
          <w:iCs/>
          <w:highlight w:val="yellow"/>
        </w:rPr>
        <w:t>Example provided</w:t>
      </w:r>
    </w:p>
    <w:tbl>
      <w:tblPr>
        <w:tblW w:w="0" w:type="auto"/>
        <w:tblCellSpacing w:w="15"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890"/>
        <w:gridCol w:w="2160"/>
        <w:gridCol w:w="2269"/>
        <w:gridCol w:w="2316"/>
      </w:tblGrid>
      <w:tr w:rsidRPr="00A3550C" w:rsidR="001044BB" w:rsidTr="45859D95" w14:paraId="1A5FB373" w14:textId="77777777">
        <w:trPr>
          <w:tblHeader/>
          <w:tblCellSpacing w:w="15" w:type="dxa"/>
        </w:trPr>
        <w:tc>
          <w:tcPr>
            <w:tcW w:w="1845" w:type="dxa"/>
            <w:shd w:val="clear" w:color="auto" w:fill="4472C4" w:themeFill="accent1"/>
            <w:tcMar/>
            <w:vAlign w:val="center"/>
            <w:hideMark/>
          </w:tcPr>
          <w:p w:rsidRPr="00A3550C" w:rsidR="00A3550C" w:rsidP="00A3550C" w:rsidRDefault="00A3550C" w14:paraId="2EB21511" w14:textId="77777777">
            <w:pPr>
              <w:rPr>
                <w:b/>
                <w:bCs/>
                <w:color w:val="FFFFFF" w:themeColor="background1"/>
              </w:rPr>
            </w:pPr>
            <w:r w:rsidRPr="00A3550C">
              <w:rPr>
                <w:b/>
                <w:bCs/>
                <w:color w:val="FFFFFF" w:themeColor="background1"/>
              </w:rPr>
              <w:t>Document Type</w:t>
            </w:r>
          </w:p>
        </w:tc>
        <w:tc>
          <w:tcPr>
            <w:tcW w:w="2130" w:type="dxa"/>
            <w:shd w:val="clear" w:color="auto" w:fill="4472C4" w:themeFill="accent1"/>
            <w:tcMar/>
            <w:vAlign w:val="center"/>
            <w:hideMark/>
          </w:tcPr>
          <w:p w:rsidRPr="00A3550C" w:rsidR="00A3550C" w:rsidP="00A3550C" w:rsidRDefault="00A3550C" w14:paraId="00DEF8B5" w14:textId="77777777">
            <w:pPr>
              <w:rPr>
                <w:b/>
                <w:bCs/>
                <w:color w:val="FFFFFF" w:themeColor="background1"/>
              </w:rPr>
            </w:pPr>
            <w:r w:rsidRPr="00A3550C">
              <w:rPr>
                <w:b/>
                <w:bCs/>
                <w:color w:val="FFFFFF" w:themeColor="background1"/>
              </w:rPr>
              <w:t>Trigger / Condition</w:t>
            </w:r>
          </w:p>
        </w:tc>
        <w:tc>
          <w:tcPr>
            <w:tcW w:w="2239" w:type="dxa"/>
            <w:shd w:val="clear" w:color="auto" w:fill="4472C4" w:themeFill="accent1"/>
            <w:tcMar/>
            <w:vAlign w:val="center"/>
            <w:hideMark/>
          </w:tcPr>
          <w:p w:rsidRPr="00A3550C" w:rsidR="00A3550C" w:rsidP="00A3550C" w:rsidRDefault="00A3550C" w14:paraId="04F7EED5" w14:textId="77777777">
            <w:pPr>
              <w:rPr>
                <w:b/>
                <w:bCs/>
                <w:color w:val="FFFFFF" w:themeColor="background1"/>
              </w:rPr>
            </w:pPr>
            <w:r w:rsidRPr="00A3550C">
              <w:rPr>
                <w:b/>
                <w:bCs/>
                <w:color w:val="FFFFFF" w:themeColor="background1"/>
              </w:rPr>
              <w:t>Routing Logic</w:t>
            </w:r>
          </w:p>
        </w:tc>
        <w:tc>
          <w:tcPr>
            <w:tcW w:w="0" w:type="auto"/>
            <w:shd w:val="clear" w:color="auto" w:fill="4472C4" w:themeFill="accent1"/>
            <w:tcMar/>
            <w:vAlign w:val="center"/>
            <w:hideMark/>
          </w:tcPr>
          <w:p w:rsidRPr="00A3550C" w:rsidR="00A3550C" w:rsidP="00A3550C" w:rsidRDefault="00A3550C" w14:paraId="369201E6" w14:textId="77777777">
            <w:pPr>
              <w:rPr>
                <w:b/>
                <w:bCs/>
                <w:color w:val="FFFFFF" w:themeColor="background1"/>
              </w:rPr>
            </w:pPr>
            <w:r w:rsidRPr="00A3550C">
              <w:rPr>
                <w:b/>
                <w:bCs/>
                <w:color w:val="FFFFFF" w:themeColor="background1"/>
              </w:rPr>
              <w:t>Target Queue</w:t>
            </w:r>
          </w:p>
        </w:tc>
      </w:tr>
      <w:tr w:rsidRPr="00A3550C" w:rsidR="001044BB" w:rsidTr="45859D95" w14:paraId="6E2B17E3" w14:textId="77777777">
        <w:trPr>
          <w:tblCellSpacing w:w="15" w:type="dxa"/>
        </w:trPr>
        <w:tc>
          <w:tcPr>
            <w:tcW w:w="1845" w:type="dxa"/>
            <w:tcMar/>
            <w:vAlign w:val="center"/>
            <w:hideMark/>
          </w:tcPr>
          <w:p w:rsidRPr="00A3550C" w:rsidR="00A3550C" w:rsidP="00A3550C" w:rsidRDefault="00A3550C" w14:paraId="647403AA" w14:textId="77777777">
            <w:pPr>
              <w:rPr>
                <w:highlight w:val="yellow"/>
              </w:rPr>
            </w:pPr>
            <w:r w:rsidRPr="00A3550C">
              <w:rPr>
                <w:highlight w:val="yellow"/>
              </w:rPr>
              <w:t>Member Submitted Claim</w:t>
            </w:r>
          </w:p>
        </w:tc>
        <w:tc>
          <w:tcPr>
            <w:tcW w:w="2130" w:type="dxa"/>
            <w:tcMar/>
            <w:vAlign w:val="center"/>
            <w:hideMark/>
          </w:tcPr>
          <w:p w:rsidRPr="00A3550C" w:rsidR="00A3550C" w:rsidP="00A3550C" w:rsidRDefault="00A3550C" w14:paraId="51BD7623" w14:textId="77777777">
            <w:pPr>
              <w:rPr>
                <w:highlight w:val="yellow"/>
              </w:rPr>
            </w:pPr>
            <w:r w:rsidRPr="00A3550C">
              <w:rPr>
                <w:highlight w:val="yellow"/>
              </w:rPr>
              <w:t>Rejection of a critical field (e.g., missing Member ID)</w:t>
            </w:r>
          </w:p>
        </w:tc>
        <w:tc>
          <w:tcPr>
            <w:tcW w:w="2239" w:type="dxa"/>
            <w:tcMar/>
            <w:vAlign w:val="center"/>
            <w:hideMark/>
          </w:tcPr>
          <w:p w:rsidRPr="00A3550C" w:rsidR="00A3550C" w:rsidP="00A3550C" w:rsidRDefault="00A3550C" w14:paraId="6C69ED56" w14:textId="77777777">
            <w:pPr>
              <w:rPr>
                <w:highlight w:val="yellow"/>
              </w:rPr>
            </w:pPr>
            <w:r w:rsidRPr="00A3550C">
              <w:rPr>
                <w:highlight w:val="yellow"/>
              </w:rPr>
              <w:t>Route to manual review for potential supplementation</w:t>
            </w:r>
          </w:p>
        </w:tc>
        <w:tc>
          <w:tcPr>
            <w:tcW w:w="0" w:type="auto"/>
            <w:tcMar/>
            <w:vAlign w:val="center"/>
            <w:hideMark/>
          </w:tcPr>
          <w:p w:rsidRPr="00A3550C" w:rsidR="00A3550C" w:rsidP="00A3550C" w:rsidRDefault="00A3550C" w14:paraId="36C2E72A" w14:textId="77777777">
            <w:pPr>
              <w:rPr>
                <w:highlight w:val="yellow"/>
              </w:rPr>
            </w:pPr>
            <w:r w:rsidRPr="00A3550C">
              <w:rPr>
                <w:highlight w:val="yellow"/>
              </w:rPr>
              <w:t>Member Submitted Claim – Review Required</w:t>
            </w:r>
          </w:p>
        </w:tc>
      </w:tr>
      <w:tr w:rsidRPr="00A3550C" w:rsidR="001044BB" w:rsidTr="45859D95" w14:paraId="3533C691" w14:textId="77777777">
        <w:trPr>
          <w:tblCellSpacing w:w="15" w:type="dxa"/>
        </w:trPr>
        <w:tc>
          <w:tcPr>
            <w:tcW w:w="1845" w:type="dxa"/>
            <w:tcMar/>
            <w:vAlign w:val="center"/>
            <w:hideMark/>
          </w:tcPr>
          <w:p w:rsidRPr="00A3550C" w:rsidR="00A3550C" w:rsidP="00A3550C" w:rsidRDefault="00A3550C" w14:paraId="0640534F" w14:textId="77777777">
            <w:pPr>
              <w:rPr>
                <w:highlight w:val="yellow"/>
              </w:rPr>
            </w:pPr>
            <w:r w:rsidRPr="00A3550C">
              <w:rPr>
                <w:highlight w:val="yellow"/>
              </w:rPr>
              <w:t>Correspondence</w:t>
            </w:r>
          </w:p>
        </w:tc>
        <w:tc>
          <w:tcPr>
            <w:tcW w:w="2130" w:type="dxa"/>
            <w:tcMar/>
            <w:vAlign w:val="center"/>
            <w:hideMark/>
          </w:tcPr>
          <w:p w:rsidRPr="00A3550C" w:rsidR="00A3550C" w:rsidP="00A3550C" w:rsidRDefault="00A3550C" w14:paraId="6CC8AA47" w14:textId="77777777">
            <w:pPr>
              <w:rPr>
                <w:highlight w:val="yellow"/>
              </w:rPr>
            </w:pPr>
            <w:r w:rsidRPr="00A3550C">
              <w:rPr>
                <w:highlight w:val="yellow"/>
              </w:rPr>
              <w:t>Split by document type and LOB</w:t>
            </w:r>
          </w:p>
        </w:tc>
        <w:tc>
          <w:tcPr>
            <w:tcW w:w="2239" w:type="dxa"/>
            <w:tcMar/>
            <w:vAlign w:val="center"/>
            <w:hideMark/>
          </w:tcPr>
          <w:p w:rsidRPr="00A3550C" w:rsidR="00A3550C" w:rsidP="00A3550C" w:rsidRDefault="00A3550C" w14:paraId="693968EA" w14:textId="77777777">
            <w:pPr>
              <w:rPr>
                <w:highlight w:val="yellow"/>
              </w:rPr>
            </w:pPr>
            <w:r w:rsidRPr="00A3550C">
              <w:rPr>
                <w:highlight w:val="yellow"/>
              </w:rPr>
              <w:t>Route based on document type and LOB value</w:t>
            </w:r>
          </w:p>
        </w:tc>
        <w:tc>
          <w:tcPr>
            <w:tcW w:w="0" w:type="auto"/>
            <w:tcMar/>
            <w:vAlign w:val="center"/>
            <w:hideMark/>
          </w:tcPr>
          <w:p w:rsidRPr="001044BB" w:rsidR="00296888" w:rsidP="00A3550C" w:rsidRDefault="00A3550C" w14:paraId="4CEBCB0E" w14:textId="77777777">
            <w:pPr>
              <w:rPr>
                <w:highlight w:val="yellow"/>
              </w:rPr>
            </w:pPr>
            <w:r w:rsidRPr="00A3550C">
              <w:rPr>
                <w:highlight w:val="yellow"/>
              </w:rPr>
              <w:t xml:space="preserve">Appeal – Medicare </w:t>
            </w:r>
          </w:p>
          <w:p w:rsidRPr="001044BB" w:rsidR="00296888" w:rsidP="00A3550C" w:rsidRDefault="00A3550C" w14:paraId="0779C5B4" w14:textId="1BE7426D">
            <w:pPr>
              <w:rPr>
                <w:highlight w:val="yellow"/>
              </w:rPr>
            </w:pPr>
            <w:r w:rsidRPr="00A3550C">
              <w:rPr>
                <w:highlight w:val="yellow"/>
              </w:rPr>
              <w:t xml:space="preserve">Appeal – Medicaid </w:t>
            </w:r>
          </w:p>
          <w:p w:rsidRPr="001044BB" w:rsidR="00A3550C" w:rsidP="00A3550C" w:rsidRDefault="00A3550C" w14:paraId="5234BBF6" w14:textId="1923A4E6">
            <w:pPr>
              <w:rPr>
                <w:highlight w:val="yellow"/>
              </w:rPr>
            </w:pPr>
            <w:r w:rsidRPr="00A3550C">
              <w:rPr>
                <w:highlight w:val="yellow"/>
              </w:rPr>
              <w:t xml:space="preserve">Appeal – </w:t>
            </w:r>
            <w:r w:rsidRPr="001044BB" w:rsidR="00296888">
              <w:rPr>
                <w:highlight w:val="yellow"/>
              </w:rPr>
              <w:t>Commercial</w:t>
            </w:r>
          </w:p>
          <w:p w:rsidRPr="00A3550C" w:rsidR="00296888" w:rsidP="00A3550C" w:rsidRDefault="00296888" w14:paraId="5A7AD46A" w14:textId="6D536F37">
            <w:pPr>
              <w:rPr>
                <w:highlight w:val="yellow"/>
              </w:rPr>
            </w:pPr>
            <w:r w:rsidRPr="001044BB">
              <w:rPr>
                <w:highlight w:val="yellow"/>
              </w:rPr>
              <w:t>Reconsideration …</w:t>
            </w:r>
          </w:p>
        </w:tc>
      </w:tr>
      <w:tr w:rsidRPr="00A3550C" w:rsidR="001044BB" w:rsidTr="45859D95" w14:paraId="6E2C14A2" w14:textId="77777777">
        <w:trPr>
          <w:tblCellSpacing w:w="15" w:type="dxa"/>
        </w:trPr>
        <w:tc>
          <w:tcPr>
            <w:tcW w:w="1845" w:type="dxa"/>
            <w:tcMar/>
            <w:vAlign w:val="center"/>
            <w:hideMark/>
          </w:tcPr>
          <w:p w:rsidRPr="00A3550C" w:rsidR="00A3550C" w:rsidP="00A3550C" w:rsidRDefault="00A3550C" w14:paraId="1E557D46" w14:textId="61A16F2D">
            <w:pPr>
              <w:rPr>
                <w:highlight w:val="yellow"/>
              </w:rPr>
            </w:pPr>
            <w:r w:rsidRPr="45859D95" w:rsidR="35DF3BFF">
              <w:rPr>
                <w:highlight w:val="yellow"/>
              </w:rPr>
              <w:t>GHI Benefits-Scanned Document</w:t>
            </w:r>
            <w:r w:rsidRPr="45859D95" w:rsidR="3EE881B5">
              <w:rPr>
                <w:highlight w:val="yellow"/>
              </w:rPr>
            </w:r>
          </w:p>
        </w:tc>
        <w:tc>
          <w:tcPr>
            <w:tcW w:w="2130" w:type="dxa"/>
            <w:tcMar/>
            <w:vAlign w:val="center"/>
            <w:hideMark/>
          </w:tcPr>
          <w:p w:rsidRPr="00A3550C" w:rsidR="00A3550C" w:rsidP="00A3550C" w:rsidRDefault="00A3550C" w14:paraId="50B39CAD" w14:textId="77777777">
            <w:pPr>
              <w:rPr>
                <w:highlight w:val="yellow"/>
              </w:rPr>
            </w:pPr>
            <w:r w:rsidRPr="00A3550C">
              <w:rPr>
                <w:highlight w:val="yellow"/>
              </w:rPr>
              <w:t>Poor image quality or unreadable</w:t>
            </w:r>
          </w:p>
        </w:tc>
        <w:tc>
          <w:tcPr>
            <w:tcW w:w="2239" w:type="dxa"/>
            <w:tcMar/>
            <w:vAlign w:val="center"/>
            <w:hideMark/>
          </w:tcPr>
          <w:p w:rsidRPr="00A3550C" w:rsidR="00A3550C" w:rsidP="00A3550C" w:rsidRDefault="00A3550C" w14:paraId="158E862C" w14:textId="679BECB5">
            <w:pPr>
              <w:rPr>
                <w:highlight w:val="yellow"/>
              </w:rPr>
            </w:pPr>
            <w:r w:rsidRPr="45859D95" w:rsidR="3EE881B5">
              <w:rPr>
                <w:highlight w:val="yellow"/>
              </w:rPr>
              <w:t>Route to GHI Benefits for rescanning</w:t>
            </w:r>
            <w:r w:rsidRPr="45859D95" w:rsidR="113D95D6">
              <w:rPr>
                <w:highlight w:val="yellow"/>
              </w:rPr>
            </w:r>
            <w:r w:rsidRPr="45859D95" w:rsidR="3EE881B5">
              <w:rPr>
                <w:highlight w:val="yellow"/>
              </w:rPr>
            </w:r>
          </w:p>
        </w:tc>
        <w:tc>
          <w:tcPr>
            <w:tcW w:w="0" w:type="auto"/>
            <w:tcMar/>
            <w:vAlign w:val="center"/>
            <w:hideMark/>
          </w:tcPr>
          <w:p w:rsidRPr="00A3550C" w:rsidR="00A3550C" w:rsidP="00A3550C" w:rsidRDefault="00A3550C" w14:paraId="17BDF9FD" w14:textId="1C1FD98C">
            <w:pPr>
              <w:rPr>
                <w:highlight w:val="yellow"/>
              </w:rPr>
            </w:pPr>
            <w:r w:rsidRPr="45859D95" w:rsidR="3EE881B5">
              <w:rPr>
                <w:highlight w:val="yellow"/>
              </w:rPr>
              <w:t>Rescan Required – GHI Benefits Owned</w:t>
            </w:r>
            <w:r w:rsidRPr="45859D95" w:rsidR="113D95D6">
              <w:rPr>
                <w:highlight w:val="yellow"/>
              </w:rPr>
            </w:r>
            <w:r w:rsidRPr="45859D95" w:rsidR="3EE881B5">
              <w:rPr>
                <w:highlight w:val="yellow"/>
              </w:rPr>
            </w:r>
          </w:p>
        </w:tc>
      </w:tr>
      <w:tr w:rsidRPr="00A3550C" w:rsidR="001044BB" w:rsidTr="45859D95" w14:paraId="2020BCF0" w14:textId="77777777">
        <w:trPr>
          <w:tblCellSpacing w:w="15" w:type="dxa"/>
        </w:trPr>
        <w:tc>
          <w:tcPr>
            <w:tcW w:w="1845" w:type="dxa"/>
            <w:tcMar/>
            <w:vAlign w:val="center"/>
            <w:hideMark/>
          </w:tcPr>
          <w:p w:rsidRPr="00A3550C" w:rsidR="00A3550C" w:rsidP="00A3550C" w:rsidRDefault="00C96ADE" w14:paraId="777B9C53" w14:textId="6C7144D0">
            <w:pPr>
              <w:rPr>
                <w:highlight w:val="yellow"/>
              </w:rPr>
            </w:pPr>
            <w:r w:rsidRPr="001044BB">
              <w:rPr>
                <w:highlight w:val="yellow"/>
              </w:rPr>
              <w:t>Provider Submitted Claim</w:t>
            </w:r>
          </w:p>
        </w:tc>
        <w:tc>
          <w:tcPr>
            <w:tcW w:w="2130" w:type="dxa"/>
            <w:tcMar/>
            <w:vAlign w:val="center"/>
            <w:hideMark/>
          </w:tcPr>
          <w:p w:rsidRPr="00A3550C" w:rsidR="00A3550C" w:rsidP="00A3550C" w:rsidRDefault="00C96ADE" w14:paraId="5C2920A0" w14:textId="20C78080">
            <w:pPr>
              <w:rPr>
                <w:highlight w:val="yellow"/>
              </w:rPr>
            </w:pPr>
            <w:r w:rsidRPr="001044BB">
              <w:rPr>
                <w:highlight w:val="yellow"/>
              </w:rPr>
              <w:t>Missing Billing Provider Address</w:t>
            </w:r>
          </w:p>
        </w:tc>
        <w:tc>
          <w:tcPr>
            <w:tcW w:w="2239" w:type="dxa"/>
            <w:tcMar/>
            <w:vAlign w:val="center"/>
            <w:hideMark/>
          </w:tcPr>
          <w:p w:rsidRPr="00A3550C" w:rsidR="00A3550C" w:rsidP="00A3550C" w:rsidRDefault="001044BB" w14:paraId="30D5795C" w14:textId="1FDC1509">
            <w:pPr>
              <w:rPr>
                <w:highlight w:val="yellow"/>
              </w:rPr>
            </w:pPr>
            <w:r w:rsidRPr="00A3550C">
              <w:rPr>
                <w:highlight w:val="yellow"/>
              </w:rPr>
              <w:t>Route to manual review for potential supplementation</w:t>
            </w:r>
            <w:r w:rsidRPr="001044BB">
              <w:rPr>
                <w:highlight w:val="yellow"/>
              </w:rPr>
              <w:t xml:space="preserve"> and/or action</w:t>
            </w:r>
          </w:p>
        </w:tc>
        <w:tc>
          <w:tcPr>
            <w:tcW w:w="0" w:type="auto"/>
            <w:tcMar/>
            <w:vAlign w:val="center"/>
            <w:hideMark/>
          </w:tcPr>
          <w:p w:rsidRPr="00A3550C" w:rsidR="00A3550C" w:rsidP="00A3550C" w:rsidRDefault="001044BB" w14:paraId="089D9318" w14:textId="21D26DB5">
            <w:pPr>
              <w:rPr>
                <w:highlight w:val="yellow"/>
              </w:rPr>
            </w:pPr>
            <w:r w:rsidRPr="001044BB">
              <w:rPr>
                <w:highlight w:val="yellow"/>
              </w:rPr>
              <w:t>Provider Submitted Claim – Missing Address</w:t>
            </w:r>
          </w:p>
        </w:tc>
      </w:tr>
    </w:tbl>
    <w:p w:rsidR="00A3550C" w:rsidP="008C7050" w:rsidRDefault="00A3550C" w14:paraId="18100F91" w14:textId="77777777">
      <w:pPr>
        <w:rPr>
          <w:i/>
          <w:iCs/>
        </w:rPr>
      </w:pPr>
    </w:p>
    <w:p w:rsidR="00382576" w:rsidP="00382576" w:rsidRDefault="00382576" w14:paraId="2806043E" w14:textId="0D87E73C">
      <w:pPr>
        <w:pStyle w:val="Heading3"/>
      </w:pPr>
      <w:bookmarkStart w:name="_Toc219150801" w:id="217"/>
      <w:commentRangeStart w:id="218"/>
      <w:r>
        <w:t>Exports</w:t>
      </w:r>
      <w:bookmarkEnd w:id="217"/>
      <w:commentRangeEnd w:id="218"/>
      <w:r w:rsidR="00B32BF7">
        <w:rPr>
          <w:rStyle w:val="CommentReference"/>
          <w:sz w:val="24"/>
          <w:szCs w:val="24"/>
        </w:rPr>
        <w:commentReference w:id="218"/>
      </w:r>
    </w:p>
    <w:p w:rsidRPr="00BE7424" w:rsidR="00BE7424" w:rsidP="45859D95" w:rsidRDefault="00BE7424" w14:paraId="63D9A0AE" w14:textId="5DB9EAE7">
      <w:pPr>
        <w:ind w:left="720"/>
        <w:rPr>
          <w:i w:val="1"/>
          <w:iCs w:val="1"/>
        </w:rPr>
      </w:pPr>
      <w:r w:rsidR="00BE7424">
        <w:rPr/>
        <w:t>SDS delivers processed files to the GHI Benefits via a secure SFTP folder structure. Our standard export cadence is every 20 minutes, ensuring near real-time delivery of “ready” documents while keeping individual file sizes small for easier ingestion and processing on the GHI Benefits side.</w:t>
      </w:r>
      <w:r w:rsidR="2CEA50AE">
        <w:rPr/>
      </w:r>
      <w:r w:rsidR="00BE7424">
        <w:rPr/>
      </w:r>
      <w:r w:rsidR="2CEA50AE">
        <w:rPr/>
      </w:r>
      <w:r w:rsidR="00BE7424">
        <w:rPr/>
      </w:r>
    </w:p>
    <w:p w:rsidRPr="00BE7424" w:rsidR="00BE7424" w:rsidP="00AA05B2" w:rsidRDefault="00BE7424" w14:paraId="35646396" w14:textId="5D64ABF7">
      <w:pPr>
        <w:ind w:left="720"/>
        <w:rPr>
          <w:i/>
          <w:iCs/>
        </w:rPr>
      </w:pPr>
      <w:r w:rsidRPr="00BE7424">
        <w:t>Three core file types are typically included in the export package:</w:t>
      </w:r>
    </w:p>
    <w:p w:rsidRPr="00AA05B2" w:rsidR="00BE7424" w:rsidP="00AA05B2" w:rsidRDefault="00DD1B0C" w14:paraId="1B24AF7E" w14:textId="11B6F5F1">
      <w:pPr>
        <w:pStyle w:val="ListParagraph"/>
        <w:numPr>
          <w:ilvl w:val="0"/>
          <w:numId w:val="26"/>
        </w:numPr>
        <w:rPr>
          <w:i/>
          <w:iCs/>
        </w:rPr>
      </w:pPr>
      <w:r>
        <w:t>837 Fi</w:t>
      </w:r>
      <w:r w:rsidRPr="00BE7424" w:rsidR="00BE7424">
        <w:t>les: Electronic claim submissions formatted per industry standard.</w:t>
      </w:r>
    </w:p>
    <w:p w:rsidRPr="00AA05B2" w:rsidR="00BE7424" w:rsidP="00AA05B2" w:rsidRDefault="00BE7424" w14:paraId="1CD458BE" w14:textId="77B1595E">
      <w:pPr>
        <w:pStyle w:val="ListParagraph"/>
        <w:numPr>
          <w:ilvl w:val="0"/>
          <w:numId w:val="26"/>
        </w:numPr>
        <w:rPr>
          <w:i/>
          <w:iCs/>
        </w:rPr>
      </w:pPr>
      <w:r w:rsidRPr="00BE7424">
        <w:t>Image Files: Scanned images of the original documents</w:t>
      </w:r>
    </w:p>
    <w:p w:rsidRPr="00AA05B2" w:rsidR="00BE7424" w:rsidP="00AA05B2" w:rsidRDefault="00BE7424" w14:paraId="4E053319" w14:textId="0068C136">
      <w:pPr>
        <w:pStyle w:val="ListParagraph"/>
        <w:numPr>
          <w:ilvl w:val="0"/>
          <w:numId w:val="26"/>
        </w:numPr>
        <w:rPr>
          <w:i/>
          <w:iCs/>
        </w:rPr>
      </w:pPr>
      <w:r w:rsidRPr="00BE7424">
        <w:lastRenderedPageBreak/>
        <w:t>Index Files: Metadata and field-level information associated with each image or transaction.</w:t>
      </w:r>
    </w:p>
    <w:p w:rsidR="00D63F53" w:rsidP="45859D95" w:rsidRDefault="009E7F22" w14:paraId="783CDA2B" w14:textId="1BEC3D84">
      <w:pPr>
        <w:ind w:left="720"/>
        <w:rPr>
          <w:i w:val="1"/>
          <w:iCs w:val="1"/>
        </w:rPr>
      </w:pPr>
      <w:r w:rsidR="009E7F22">
        <w:rPr/>
        <w:t>The configuration of each export element, including folder structure, file formats, naming conventions, and delivery frequency, is required so it can align with GHI Benefits system requirements and processing preferences.</w:t>
      </w:r>
      <w:r w:rsidR="009E7F22">
        <w:rPr/>
      </w:r>
      <w:r w:rsidR="009E7F22">
        <w:rPr/>
      </w:r>
      <w:r w:rsidR="009E7F22">
        <w:rPr/>
      </w:r>
      <w:r w:rsidR="009E7F22">
        <w:rPr/>
      </w:r>
      <w:r w:rsidR="009E7F22">
        <w:rPr/>
      </w:r>
      <w:r w:rsidR="00182566">
        <w:rPr/>
      </w:r>
      <w:r w:rsidR="009E7F22">
        <w:rPr/>
      </w:r>
      <w:r w:rsidR="717AEB2B">
        <w:rPr/>
      </w:r>
      <w:r w:rsidR="009E7F22">
        <w:rPr/>
      </w:r>
    </w:p>
    <w:p w:rsidR="000E3EA5" w:rsidP="004123E1" w:rsidRDefault="000E3EA5" w14:paraId="2B43CB34" w14:textId="34049B64">
      <w:pPr>
        <w:pStyle w:val="Heading4"/>
      </w:pPr>
      <w:r>
        <w:t>Folder Structure</w:t>
      </w:r>
    </w:p>
    <w:p w:rsidRPr="00D86745" w:rsidR="00ED3BAB" w:rsidP="45859D95" w:rsidRDefault="00293F4B" w14:paraId="1E15AAEC" w14:textId="55C63FFC">
      <w:pPr>
        <w:ind w:left="720"/>
        <w:rPr>
          <w:i w:val="1"/>
          <w:iCs w:val="1"/>
        </w:rPr>
      </w:pPr>
      <w:r w:rsidR="00293F4B">
        <w:rPr/>
        <w:t>SDS delivers files to designated SFTP folders, and folder structures can be customized to support GHI Benefits operational workflows. This may include separate folders by file type, document category, line of business, or processing date. Proper folder setup helps streamline downstream ingestion and monitoring.</w:t>
        <w:tab/>
      </w:r>
      <w:r w:rsidR="00293F4B">
        <w:rPr/>
      </w:r>
      <w:r w:rsidR="00293F4B">
        <w:rPr/>
      </w:r>
      <w:r w:rsidR="717AEB2B">
        <w:rPr/>
      </w:r>
      <w:r w:rsidR="00293F4B">
        <w:rPr/>
      </w:r>
      <w:r w:rsidR="00293F4B">
        <w:rPr/>
      </w:r>
      <w:r/>
    </w:p>
    <w:p w:rsidR="00ED3BAB" w:rsidP="00B32BF7" w:rsidRDefault="00ED3BAB" w14:paraId="2DA220D3" w14:textId="1A9D23D4">
      <w:pPr>
        <w:ind w:left="720"/>
      </w:pPr>
      <w:r w:rsidRPr="00D86745">
        <w:t xml:space="preserve">For this implementation, the </w:t>
      </w:r>
      <w:r w:rsidR="0006772B">
        <w:t xml:space="preserve">SFTP outbound </w:t>
      </w:r>
      <w:r w:rsidRPr="00D86745">
        <w:t xml:space="preserve">folder structure is as follows: </w:t>
      </w:r>
    </w:p>
    <w:p w:rsidR="00B32BF7" w:rsidP="00B32BF7" w:rsidRDefault="00B32BF7" w14:paraId="598A1EB7" w14:textId="43441E04">
      <w:pPr>
        <w:ind w:left="1008" w:firstLine="720"/>
      </w:pPr>
      <w:r w:rsidRPr="45859D95" w:rsidR="00B32BF7">
        <w:rPr>
          <w:b w:val="1"/>
          <w:bCs w:val="1"/>
        </w:rPr>
        <w:t>Root Folder: /GHI Benefitsftp/</w:t>
      </w:r>
      <w:r w:rsidR="00B32BF7">
        <w:rPr/>
      </w:r>
      <w:r w:rsidR="52177698">
        <w:rPr/>
      </w:r>
      <w:r w:rsidR="00B32BF7">
        <w:rPr/>
      </w:r>
      <w:r w:rsidR="00B32BF7">
        <w:rPr/>
      </w:r>
    </w:p>
    <w:p w:rsidR="00B32BF7" w:rsidP="00B32BF7" w:rsidRDefault="00B32BF7" w14:paraId="22C93C82" w14:textId="77777777">
      <w:pPr>
        <w:ind w:left="1008" w:firstLine="720"/>
        <w:rPr>
          <w:b/>
          <w:bCs/>
        </w:rPr>
      </w:pPr>
      <w:r w:rsidRPr="7AC75339">
        <w:rPr>
          <w:b/>
          <w:bCs/>
        </w:rPr>
        <w:t>Production Folders:</w:t>
      </w:r>
    </w:p>
    <w:p w:rsidR="00B32BF7" w:rsidP="00B32BF7" w:rsidRDefault="00B32BF7" w14:paraId="1D22FB87" w14:textId="73E0089F">
      <w:pPr>
        <w:ind w:left="1440" w:firstLine="720"/>
      </w:pPr>
      <w:r>
        <w:t>/out/</w:t>
      </w:r>
    </w:p>
    <w:p w:rsidR="00B32BF7" w:rsidP="00B32BF7" w:rsidRDefault="00B32BF7" w14:paraId="56B4D500" w14:textId="648CE57F">
      <w:pPr>
        <w:ind w:left="1008" w:firstLine="720"/>
        <w:rPr>
          <w:b/>
          <w:bCs/>
        </w:rPr>
      </w:pPr>
      <w:r w:rsidRPr="7AC75339">
        <w:rPr>
          <w:b/>
          <w:bCs/>
        </w:rPr>
        <w:t>Test Folder:</w:t>
      </w:r>
    </w:p>
    <w:p w:rsidR="00B32BF7" w:rsidP="00B32BF7" w:rsidRDefault="00B32BF7" w14:paraId="725C3358" w14:textId="0D49937C">
      <w:pPr>
        <w:ind w:left="1440" w:firstLine="720"/>
        <w:rPr>
          <w:b/>
          <w:bCs/>
        </w:rPr>
      </w:pPr>
      <w:r>
        <w:t>/</w:t>
      </w:r>
      <w:r w:rsidR="00831730">
        <w:t>out</w:t>
      </w:r>
      <w:r>
        <w:t>/test</w:t>
      </w:r>
    </w:p>
    <w:p w:rsidR="008B0D49" w:rsidP="008B0D49" w:rsidRDefault="002D2B2B" w14:paraId="7C599331" w14:textId="4335452D">
      <w:pPr>
        <w:pStyle w:val="Heading4"/>
      </w:pPr>
      <w:commentRangeStart w:id="219"/>
      <w:r>
        <w:t>File Formats</w:t>
      </w:r>
      <w:commentRangeEnd w:id="219"/>
      <w:r w:rsidR="00CD200E">
        <w:rPr>
          <w:rStyle w:val="CommentReference"/>
          <w:sz w:val="22"/>
          <w:szCs w:val="22"/>
        </w:rPr>
        <w:commentReference w:id="219"/>
      </w:r>
    </w:p>
    <w:p w:rsidRPr="00F513D1" w:rsidR="00F513D1" w:rsidP="001F6EA8" w:rsidRDefault="00F513D1" w14:paraId="7F721EA9" w14:textId="77777777">
      <w:pPr>
        <w:rPr>
          <w:i/>
          <w:iCs/>
        </w:rPr>
      </w:pPr>
      <w:r w:rsidRPr="00F513D1">
        <w:t>SDS supports industry-standard file formats for all export types:</w:t>
      </w:r>
    </w:p>
    <w:p w:rsidRPr="001F6EA8" w:rsidR="00F513D1" w:rsidP="001F6EA8" w:rsidRDefault="00F513D1" w14:paraId="580F38FF" w14:textId="7761D506">
      <w:pPr>
        <w:pStyle w:val="ListParagraph"/>
        <w:numPr>
          <w:ilvl w:val="0"/>
          <w:numId w:val="47"/>
        </w:numPr>
        <w:rPr>
          <w:i/>
          <w:iCs/>
        </w:rPr>
      </w:pPr>
      <w:r w:rsidRPr="00F513D1">
        <w:t>Files are delivered in HIPAA-compliant EDI format (professional or institutional as applicable).</w:t>
      </w:r>
    </w:p>
    <w:p w:rsidRPr="001F6EA8" w:rsidR="00F513D1" w:rsidP="001F6EA8" w:rsidRDefault="00F513D1" w14:paraId="5B0A755D" w14:textId="6165FEB3">
      <w:pPr>
        <w:pStyle w:val="ListParagraph"/>
        <w:numPr>
          <w:ilvl w:val="0"/>
          <w:numId w:val="47"/>
        </w:numPr>
        <w:rPr>
          <w:i/>
          <w:iCs/>
        </w:rPr>
      </w:pPr>
      <w:r w:rsidRPr="00F513D1">
        <w:t>Image Files are provided in multi-page PDF format by default</w:t>
      </w:r>
      <w:r w:rsidR="00F9167E">
        <w:t>.</w:t>
      </w:r>
    </w:p>
    <w:p w:rsidRPr="001F6EA8" w:rsidR="00F513D1" w:rsidP="001F6EA8" w:rsidRDefault="00F9167E" w14:paraId="3B454BC0" w14:textId="20E8F62A">
      <w:pPr>
        <w:pStyle w:val="ListParagraph"/>
        <w:numPr>
          <w:ilvl w:val="0"/>
          <w:numId w:val="47"/>
        </w:numPr>
        <w:rPr>
          <w:i/>
          <w:iCs/>
        </w:rPr>
      </w:pPr>
      <w:r>
        <w:t>I</w:t>
      </w:r>
      <w:r w:rsidRPr="00F513D1" w:rsidR="00F513D1">
        <w:t>ndex Files are typically delivered in .TXT, .CSV, or .XML format, with configurable field layouts and delimiters.</w:t>
      </w:r>
    </w:p>
    <w:p w:rsidRPr="001F6EA8" w:rsidR="00F9167E" w:rsidP="001F6EA8" w:rsidRDefault="00F513D1" w14:paraId="53B613F9" w14:textId="0088F046">
      <w:pPr>
        <w:rPr>
          <w:i/>
          <w:iCs/>
        </w:rPr>
      </w:pPr>
      <w:r w:rsidRPr="00F513D1">
        <w:t xml:space="preserve">If desired, claim overlays can be applied to image files prior to delivery. </w:t>
      </w:r>
    </w:p>
    <w:p w:rsidR="00A716CD" w:rsidP="00A716CD" w:rsidRDefault="00CF58B3" w14:paraId="0B7C81AC" w14:textId="4927A921">
      <w:r w:rsidR="00CF58B3">
        <w:rPr/>
        <w:t xml:space="preserve">For this implementation, the following fields have unique, GHI Benefits-specific mapping logic associated. Any fields not listed will use the SDS-default mapping. </w:t>
      </w:r>
      <w:r w:rsidR="00A716CD">
        <w:rPr/>
      </w:r>
      <w:r w:rsidR="2C3DB86D">
        <w:rPr/>
      </w:r>
      <w:r w:rsidR="00A716CD">
        <w:rPr/>
      </w:r>
    </w:p>
    <w:p w:rsidR="00CF58B3" w:rsidP="001C7E11" w:rsidRDefault="00045FFB" w14:paraId="4287589C" w14:textId="1EC58D7B">
      <w:pPr>
        <w:pStyle w:val="ListParagraph"/>
        <w:numPr>
          <w:ilvl w:val="0"/>
          <w:numId w:val="47"/>
        </w:numPr>
      </w:pPr>
      <w:r>
        <w:t xml:space="preserve">PWK Segment (Image </w:t>
      </w:r>
      <w:r w:rsidR="00067F02">
        <w:t>URL)</w:t>
      </w:r>
    </w:p>
    <w:p w:rsidR="00067F02" w:rsidP="001C7E11" w:rsidRDefault="00067F02" w14:paraId="281B3DA7" w14:textId="6693B38A">
      <w:pPr>
        <w:pStyle w:val="ListParagraph"/>
        <w:numPr>
          <w:ilvl w:val="0"/>
          <w:numId w:val="47"/>
        </w:numPr>
      </w:pPr>
      <w:r>
        <w:t>NTE and PWK Segments (</w:t>
      </w:r>
      <w:r w:rsidR="00CD200E">
        <w:t>X-Ray Sticker ID Capture)</w:t>
      </w:r>
    </w:p>
    <w:p w:rsidR="00C82516" w:rsidP="001C7E11" w:rsidRDefault="00C82516" w14:paraId="6CEF4C8B" w14:textId="7EA9B121">
      <w:pPr>
        <w:pStyle w:val="ListParagraph"/>
        <w:numPr>
          <w:ilvl w:val="0"/>
          <w:numId w:val="47"/>
        </w:numPr>
      </w:pPr>
      <w:r>
        <w:t>Sender Code (GS02): SDS</w:t>
      </w:r>
    </w:p>
    <w:p w:rsidR="00C82516" w:rsidP="001C7E11" w:rsidRDefault="00C82516" w14:paraId="37178731" w14:textId="1C4F0151">
      <w:pPr>
        <w:pStyle w:val="ListParagraph"/>
        <w:numPr>
          <w:ilvl w:val="0"/>
          <w:numId w:val="47"/>
        </w:numPr>
        <w:rPr/>
      </w:pPr>
      <w:r w:rsidR="00C82516">
        <w:rPr/>
        <w:t>Receiver Code (GS03): GHI BENEFITS</w:t>
      </w:r>
      <w:r w:rsidR="2C3DB86D">
        <w:rPr/>
      </w:r>
    </w:p>
    <w:p w:rsidR="00951A9C" w:rsidP="00951A9C" w:rsidRDefault="00951A9C" w14:paraId="464F40AF" w14:textId="1207CD36">
      <w:pPr>
        <w:pStyle w:val="Heading4"/>
      </w:pPr>
      <w:commentRangeStart w:id="220"/>
      <w:r>
        <w:t xml:space="preserve">File </w:t>
      </w:r>
      <w:r w:rsidR="005138C2">
        <w:t>Naming Conventions</w:t>
      </w:r>
      <w:commentRangeEnd w:id="220"/>
      <w:r w:rsidR="00054A76">
        <w:rPr>
          <w:rStyle w:val="CommentReference"/>
          <w:sz w:val="22"/>
          <w:szCs w:val="22"/>
        </w:rPr>
        <w:commentReference w:id="220"/>
      </w:r>
    </w:p>
    <w:p w:rsidR="00951A9C" w:rsidP="45859D95" w:rsidRDefault="00360216" w14:paraId="686DF17B" w14:textId="7802366D">
      <w:pPr>
        <w:rPr>
          <w:i w:val="1"/>
          <w:iCs w:val="1"/>
        </w:rPr>
      </w:pPr>
      <w:r w:rsidR="00360216">
        <w:rPr/>
        <w:t>Exported files follow a consistent naming convention to support traceability, automation, and file reconciliation. Standard names typically include the file type, GHI Benefits abbreviation, date/time stamp, and file extension. Custom naming conventions can be supported if required for downstream system compatibility.</w:t>
      </w:r>
      <w:r w:rsidR="1B59CE2F">
        <w:rPr/>
      </w:r>
      <w:r w:rsidR="00360216">
        <w:rPr/>
      </w:r>
      <w:r w:rsidR="00360216">
        <w:rPr/>
      </w:r>
      <w:r w:rsidR="00360216">
        <w:rPr/>
      </w:r>
    </w:p>
    <w:p w:rsidRPr="0079341B" w:rsidR="0079341B" w:rsidP="00934E79" w:rsidRDefault="0079341B" w14:paraId="1D4E76BB" w14:textId="77777777"/>
    <w:p w:rsidR="00951A9C" w:rsidP="00934E79" w:rsidRDefault="00951A9C" w14:paraId="5CD5DCA4" w14:textId="24B4A2AC">
      <w:pPr>
        <w:rPr>
          <w:i/>
          <w:iCs/>
        </w:rPr>
      </w:pPr>
      <w:r w:rsidRPr="00D86745">
        <w:lastRenderedPageBreak/>
        <w:t xml:space="preserve">For this implementation, the </w:t>
      </w:r>
      <w:r w:rsidR="007176A0">
        <w:t>f</w:t>
      </w:r>
      <w:r w:rsidR="0079341B">
        <w:t>ile</w:t>
      </w:r>
      <w:r w:rsidR="007176A0">
        <w:t xml:space="preserve"> naming logic is as</w:t>
      </w:r>
      <w:r w:rsidRPr="00D86745">
        <w:t xml:space="preserve"> follows: </w:t>
      </w:r>
    </w:p>
    <w:p w:rsidR="00472610" w:rsidP="00472610" w:rsidRDefault="00472610" w14:paraId="35B715B6" w14:textId="0A5FE3A1">
      <w:pPr>
        <w:ind w:left="1008"/>
        <w:rPr>
          <w:b/>
          <w:bCs/>
          <w:u w:val="single"/>
        </w:rPr>
      </w:pPr>
      <w:r>
        <w:rPr>
          <w:b/>
          <w:bCs/>
          <w:u w:val="single"/>
        </w:rPr>
        <w:t>Zipped Claim Export</w:t>
      </w:r>
      <w:r w:rsidRPr="69EA4FD1">
        <w:rPr>
          <w:b/>
          <w:bCs/>
          <w:u w:val="single"/>
        </w:rPr>
        <w:t>:</w:t>
      </w:r>
    </w:p>
    <w:p w:rsidR="00472610" w:rsidP="00472610" w:rsidRDefault="00054A76" w14:paraId="4BC8B1E5" w14:textId="158A7F6D">
      <w:pPr>
        <w:ind w:left="1008"/>
      </w:pPr>
      <w:r w:rsidR="00054A76">
        <w:rPr/>
        <w:t xml:space="preserve">&lt;Form Type&gt;_GHI BENEFITS_&lt;Line of Business&gt;_yyyyMMddHHmmss.zip </w:t>
      </w:r>
      <w:r w:rsidR="1B59CE2F">
        <w:rPr/>
      </w:r>
      <w:r w:rsidR="00054A76">
        <w:rPr/>
      </w:r>
      <w:r w:rsidR="00472610">
        <w:rPr/>
      </w:r>
    </w:p>
    <w:p w:rsidR="00472610" w:rsidP="00472610" w:rsidRDefault="00472610" w14:paraId="6D5D82AB" w14:textId="0700C51A">
      <w:pPr>
        <w:pStyle w:val="ListParagraph"/>
        <w:numPr>
          <w:ilvl w:val="0"/>
          <w:numId w:val="3"/>
        </w:numPr>
      </w:pPr>
      <w:r>
        <w:t>&lt;</w:t>
      </w:r>
      <w:r w:rsidR="00054A76">
        <w:t>Form Type</w:t>
      </w:r>
      <w:r>
        <w:t xml:space="preserve">&gt; </w:t>
      </w:r>
    </w:p>
    <w:p w:rsidR="00472610" w:rsidP="00472610" w:rsidRDefault="00054A76" w14:paraId="376ACA37" w14:textId="613775AF">
      <w:pPr>
        <w:pStyle w:val="ListParagraph"/>
        <w:numPr>
          <w:ilvl w:val="1"/>
          <w:numId w:val="3"/>
        </w:numPr>
      </w:pPr>
      <w:r>
        <w:t>P = Professional</w:t>
      </w:r>
    </w:p>
    <w:p w:rsidR="00054A76" w:rsidP="00472610" w:rsidRDefault="00054A76" w14:paraId="278FF83C" w14:textId="353775DD">
      <w:pPr>
        <w:pStyle w:val="ListParagraph"/>
        <w:numPr>
          <w:ilvl w:val="1"/>
          <w:numId w:val="3"/>
        </w:numPr>
      </w:pPr>
      <w:r>
        <w:t>D = Dental</w:t>
      </w:r>
    </w:p>
    <w:p w:rsidR="00054A76" w:rsidP="00054A76" w:rsidRDefault="00054A76" w14:paraId="158F67CF" w14:textId="005D0A66">
      <w:pPr>
        <w:pStyle w:val="ListParagraph"/>
        <w:numPr>
          <w:ilvl w:val="0"/>
          <w:numId w:val="3"/>
        </w:numPr>
      </w:pPr>
      <w:r>
        <w:t>&lt;Line of Business&gt;</w:t>
      </w:r>
    </w:p>
    <w:p w:rsidR="00054A76" w:rsidP="00054A76" w:rsidRDefault="00054A76" w14:paraId="2E97DF63" w14:textId="00AC82CF">
      <w:pPr>
        <w:pStyle w:val="ListParagraph"/>
        <w:numPr>
          <w:ilvl w:val="1"/>
          <w:numId w:val="3"/>
        </w:numPr>
      </w:pPr>
      <w:r>
        <w:t>Commercial</w:t>
      </w:r>
    </w:p>
    <w:p w:rsidR="00054A76" w:rsidP="00054A76" w:rsidRDefault="00054A76" w14:paraId="47ADC7B8" w14:textId="2E17B532">
      <w:pPr>
        <w:pStyle w:val="ListParagraph"/>
        <w:numPr>
          <w:ilvl w:val="1"/>
          <w:numId w:val="3"/>
        </w:numPr>
      </w:pPr>
      <w:r>
        <w:t>Medicaid</w:t>
      </w:r>
    </w:p>
    <w:p w:rsidR="0079341B" w:rsidP="0079341B" w:rsidRDefault="0079341B" w14:paraId="3955128D" w14:textId="023239E6">
      <w:pPr>
        <w:pStyle w:val="Heading4"/>
      </w:pPr>
      <w:commentRangeStart w:id="221"/>
      <w:r>
        <w:t>Delivery Method</w:t>
      </w:r>
      <w:commentRangeEnd w:id="221"/>
      <w:r w:rsidR="00054A76">
        <w:rPr>
          <w:rStyle w:val="CommentReference"/>
          <w:sz w:val="22"/>
          <w:szCs w:val="22"/>
        </w:rPr>
        <w:commentReference w:id="221"/>
      </w:r>
    </w:p>
    <w:p w:rsidRPr="00054A76" w:rsidR="00DD6B06" w:rsidP="45859D95" w:rsidRDefault="00DD6B06" w14:paraId="337FFC4B" w14:textId="6EB6AB19">
      <w:pPr>
        <w:rPr>
          <w:i w:val="1"/>
          <w:iCs w:val="1"/>
        </w:rPr>
      </w:pPr>
      <w:r w:rsidR="00DD6B06">
        <w:rPr/>
        <w:t>The preferred delivery model is a near real-time export cycle running every 20 minutes, which ensures timely access to processed documents and minimizes large file batching. Alternatively, GHI Benefitss may opt for batch delivery (e.g., hourly or daily) if better aligned with their internal processing windows.</w:t>
      </w:r>
      <w:r w:rsidR="00DD6B06">
        <w:rPr/>
      </w:r>
      <w:r w:rsidR="00DD6B06">
        <w:rPr/>
      </w:r>
      <w:r w:rsidR="07AAE693">
        <w:rPr/>
      </w:r>
      <w:r w:rsidR="00DD6B06">
        <w:rPr/>
      </w:r>
      <w:r w:rsidR="00DD6B06">
        <w:rPr/>
      </w:r>
      <w:r w:rsidR="00DD6B06">
        <w:rPr/>
      </w:r>
    </w:p>
    <w:p w:rsidRPr="00054A76" w:rsidR="0079341B" w:rsidP="00054A76" w:rsidRDefault="0079341B" w14:paraId="3A8271D0" w14:textId="3E631964">
      <w:pPr>
        <w:rPr>
          <w:i/>
          <w:iCs/>
        </w:rPr>
      </w:pPr>
      <w:r w:rsidRPr="00D86745">
        <w:t>For this implementation, the delivery frequency is as follows: [TBD - delivery frequency not yet confirmed]</w:t>
      </w:r>
      <w:r w:rsidR="00DD6B06"/>
      <w:r/>
      <w:r w:rsidRPr="00D86745"/>
      <w:r w:rsidRPr="00054A76" w:rsidR="00054A76">
        <w:rPr>
          <w:b/>
          <w:bCs/>
        </w:rPr>
      </w:r>
    </w:p>
    <w:p w:rsidR="00055AAB" w:rsidP="00055AAB" w:rsidRDefault="00055AAB" w14:paraId="5F1AAAFD" w14:textId="1BE5E2A7">
      <w:pPr>
        <w:pStyle w:val="Heading4"/>
      </w:pPr>
      <w:commentRangeStart w:id="222"/>
      <w:r>
        <w:t>Reconciliation &amp; Acknowledgement</w:t>
      </w:r>
      <w:commentRangeEnd w:id="222"/>
      <w:r w:rsidR="00FE5DDE">
        <w:rPr>
          <w:rStyle w:val="CommentReference"/>
          <w:sz w:val="22"/>
          <w:szCs w:val="22"/>
        </w:rPr>
        <w:commentReference w:id="222"/>
      </w:r>
    </w:p>
    <w:p w:rsidR="00D63F53" w:rsidP="00054A76" w:rsidRDefault="008078FA" w14:paraId="4A52DBAB" w14:textId="2A0D25F9">
      <w:pPr>
        <w:ind w:left="720"/>
      </w:pPr>
      <w:r w:rsidR="008078FA">
        <w:rPr/>
        <w:t>SDS supports standard reconciliation processes to ensure that all exported files, 837s, images, and index records, are accurately received, acknowledged, and processed. This is critical to maintaining data integrity, preventing downstream errors, and ensuring consistency between what is submitted and what is ultimately accepted by the GHI Benefits.</w:t>
      </w:r>
      <w:r w:rsidR="008078FA">
        <w:rPr/>
      </w:r>
      <w:r w:rsidR="008078FA">
        <w:rPr/>
      </w:r>
      <w:r w:rsidR="008078FA">
        <w:rPr/>
      </w:r>
      <w:r w:rsidR="008078FA">
        <w:rPr/>
      </w:r>
      <w:r w:rsidR="008078FA">
        <w:rPr/>
      </w:r>
      <w:r w:rsidR="008078FA">
        <w:rPr/>
      </w:r>
      <w:r w:rsidR="008078FA">
        <w:rPr/>
      </w:r>
      <w:r w:rsidR="008078FA">
        <w:rPr/>
      </w:r>
      <w:r w:rsidR="008078FA">
        <w:rPr/>
      </w:r>
      <w:r w:rsidR="008078FA">
        <w:rPr/>
      </w:r>
      <w:r w:rsidR="008078FA">
        <w:rPr/>
      </w:r>
      <w:r w:rsidR="07AAE693">
        <w:rPr/>
      </w:r>
      <w:r w:rsidR="008078FA">
        <w:rPr/>
      </w:r>
    </w:p>
    <w:p w:rsidRPr="0073785A" w:rsidR="0061735F" w:rsidP="0073785A" w:rsidRDefault="0061735F" w14:paraId="58E774AE" w14:textId="77777777">
      <w:pPr>
        <w:ind w:left="720"/>
        <w:rPr>
          <w:color w:val="1F3864" w:themeColor="accent1" w:themeShade="80"/>
          <w:u w:val="single"/>
        </w:rPr>
      </w:pPr>
      <w:r w:rsidRPr="0073785A">
        <w:rPr>
          <w:color w:val="1F3864" w:themeColor="accent1" w:themeShade="80"/>
          <w:u w:val="single"/>
        </w:rPr>
        <w:t>EDI Acknowledgments (999 and 277CA)</w:t>
      </w:r>
    </w:p>
    <w:p w:rsidRPr="009330F5" w:rsidR="0061735F" w:rsidP="009330F5" w:rsidRDefault="0061735F" w14:paraId="79F86ECE" w14:textId="6F899223">
      <w:pPr>
        <w:ind w:left="720"/>
      </w:pPr>
      <w:r w:rsidRPr="009330F5">
        <w:t>SDS supports monitoring and reconciliation of 837 submissions using standard EDI acknowledgments:</w:t>
      </w:r>
    </w:p>
    <w:p w:rsidRPr="0073785A" w:rsidR="0061735F" w:rsidP="00A2324A" w:rsidRDefault="0061735F" w14:paraId="3B70FCFC" w14:textId="04D59E50">
      <w:pPr>
        <w:pStyle w:val="ListParagraph"/>
        <w:numPr>
          <w:ilvl w:val="0"/>
          <w:numId w:val="31"/>
        </w:numPr>
      </w:pPr>
      <w:r w:rsidRPr="009330F5">
        <w:t>999 Files: Functional acknowledgment confirming receipt and basic format compliance.</w:t>
      </w:r>
    </w:p>
    <w:p w:rsidRPr="0073785A" w:rsidR="0061735F" w:rsidP="00A2324A" w:rsidRDefault="0061735F" w14:paraId="196EEE10" w14:textId="45B2EC13">
      <w:pPr>
        <w:pStyle w:val="ListParagraph"/>
        <w:numPr>
          <w:ilvl w:val="0"/>
          <w:numId w:val="31"/>
        </w:numPr>
      </w:pPr>
      <w:r w:rsidRPr="009330F5">
        <w:t>277CA Files: Claim-level acceptance or rejection response.</w:t>
      </w:r>
    </w:p>
    <w:p w:rsidR="0073785A" w:rsidP="00054A76" w:rsidRDefault="0061735F" w14:paraId="1A944E69" w14:textId="594F3368">
      <w:pPr>
        <w:ind w:left="720"/>
      </w:pPr>
      <w:r w:rsidRPr="009330F5">
        <w:t xml:space="preserve">These acknowledgments are used to validate whether the 837 records were accepted or </w:t>
      </w:r>
      <w:r w:rsidRPr="009330F5" w:rsidR="0073785A">
        <w:t>rejected and</w:t>
      </w:r>
      <w:r w:rsidRPr="009330F5">
        <w:t xml:space="preserve"> inform corresponding downstream actions.</w:t>
      </w:r>
    </w:p>
    <w:p w:rsidR="00AB61F6" w:rsidP="00AB61F6" w:rsidRDefault="00F0097B" w14:paraId="07493F9D" w14:textId="639DE7C2">
      <w:pPr>
        <w:ind w:left="720"/>
      </w:pPr>
      <w:r w:rsidR="00F0097B">
        <w:rPr/>
        <w:t>For this implementation, the reconciliation approach, 999/277CA handling process, and any GHI Benefits specific acceptance logic is as follows:</w:t>
      </w:r>
      <w:r w:rsidR="006A3CD3">
        <w:rPr/>
      </w:r>
      <w:r w:rsidR="00B8071C">
        <w:rPr/>
      </w:r>
      <w:r w:rsidR="007519BB">
        <w:rPr/>
      </w:r>
      <w:r w:rsidR="00703D9A">
        <w:rPr/>
      </w:r>
      <w:r w:rsidR="00A05815">
        <w:rPr/>
      </w:r>
      <w:r w:rsidR="41A2983D">
        <w:rPr/>
      </w:r>
      <w:r w:rsidR="00A05815">
        <w:rPr/>
      </w:r>
    </w:p>
    <w:p w:rsidRPr="00FE5DDE" w:rsidR="00CF0392" w:rsidP="00CF0392" w:rsidRDefault="00CF0392" w14:paraId="7A464FAA" w14:textId="5E4E6A6D">
      <w:pPr>
        <w:pStyle w:val="ListParagraph"/>
        <w:numPr>
          <w:ilvl w:val="0"/>
          <w:numId w:val="31"/>
        </w:numPr>
        <w:rPr>
          <w:b/>
          <w:bCs/>
        </w:rPr>
      </w:pPr>
      <w:r w:rsidRPr="00FE5DDE">
        <w:rPr>
          <w:b/>
          <w:bCs/>
        </w:rPr>
        <w:t>999 Files</w:t>
      </w:r>
      <w:r w:rsidRPr="00FE5DDE" w:rsidR="00FE5DDE">
        <w:rPr>
          <w:b/>
          <w:bCs/>
        </w:rPr>
        <w:t>;</w:t>
      </w:r>
      <w:r w:rsidRPr="00FE5DDE">
        <w:rPr>
          <w:b/>
          <w:bCs/>
        </w:rPr>
        <w:t xml:space="preserve"> sent near real-time</w:t>
      </w:r>
    </w:p>
    <w:p w:rsidR="00382576" w:rsidP="00382576" w:rsidRDefault="00382576" w14:paraId="4D4FB281" w14:textId="1C8CC4DE">
      <w:pPr>
        <w:pStyle w:val="Heading3"/>
      </w:pPr>
      <w:bookmarkStart w:name="_Toc219150802" w:id="223"/>
      <w:commentRangeStart w:id="224"/>
      <w:r>
        <w:lastRenderedPageBreak/>
        <w:t>Reports</w:t>
      </w:r>
      <w:bookmarkEnd w:id="223"/>
      <w:commentRangeEnd w:id="224"/>
      <w:r w:rsidR="008E40A9">
        <w:rPr>
          <w:rStyle w:val="CommentReference"/>
          <w:sz w:val="24"/>
          <w:szCs w:val="24"/>
        </w:rPr>
        <w:commentReference w:id="224"/>
      </w:r>
    </w:p>
    <w:p w:rsidRPr="00C307EA" w:rsidR="00C307EA" w:rsidP="00C307EA" w:rsidRDefault="006D0AAE" w14:paraId="5D864D73" w14:textId="5894254F">
      <w:pPr>
        <w:pStyle w:val="Heading3"/>
      </w:pPr>
      <w:bookmarkStart w:name="_Toc219150803" w:id="225"/>
      <w:commentRangeStart w:id="226"/>
      <w:r>
        <w:t>QuickClaim Portal</w:t>
      </w:r>
      <w:r w:rsidR="00FA2FBE">
        <w:t xml:space="preserve"> </w:t>
      </w:r>
      <w:r w:rsidR="00307657">
        <w:t>&amp; Single Sign-on (SSO) Configuration</w:t>
      </w:r>
      <w:bookmarkEnd w:id="225"/>
      <w:commentRangeEnd w:id="226"/>
      <w:r w:rsidRPr="00C307EA" w:rsidR="00307657">
        <w:rPr>
          <w:rStyle w:val="CommentReference"/>
          <w:sz w:val="24"/>
          <w:szCs w:val="24"/>
        </w:rPr>
        <w:commentReference w:id="226"/>
      </w:r>
    </w:p>
    <w:p w:rsidR="00D63F53" w:rsidP="006D0AAE" w:rsidRDefault="00D63F53" w14:paraId="3DE1EB67" w14:textId="77777777">
      <w:pPr>
        <w:pStyle w:val="Heading3"/>
      </w:pPr>
      <w:bookmarkStart w:name="_Toc219150804" w:id="227"/>
      <w:commentRangeStart w:id="228"/>
      <w:r>
        <w:t>Storage</w:t>
      </w:r>
      <w:bookmarkEnd w:id="227"/>
      <w:commentRangeEnd w:id="228"/>
      <w:r w:rsidR="00D5414C">
        <w:rPr>
          <w:rStyle w:val="CommentReference"/>
          <w:sz w:val="24"/>
          <w:szCs w:val="24"/>
        </w:rPr>
        <w:commentReference w:id="228"/>
      </w:r>
    </w:p>
    <w:p w:rsidR="00523226" w:rsidP="00523226" w:rsidRDefault="00523226" w14:paraId="3CEC8DD7" w14:textId="08E066EF">
      <w:pPr>
        <w:pStyle w:val="Heading3"/>
      </w:pPr>
      <w:bookmarkStart w:name="_Toc219150805" w:id="229"/>
      <w:commentRangeStart w:id="230"/>
      <w:r>
        <w:t>Service Level Agreements (SLAs)</w:t>
      </w:r>
      <w:bookmarkEnd w:id="229"/>
      <w:commentRangeEnd w:id="230"/>
      <w:r w:rsidR="000356AC">
        <w:rPr>
          <w:rStyle w:val="CommentReference"/>
          <w:sz w:val="24"/>
          <w:szCs w:val="24"/>
        </w:rPr>
        <w:commentReference w:id="230"/>
      </w:r>
    </w:p>
    <w:p w:rsidR="00226047" w:rsidP="00226047" w:rsidRDefault="00226047" w14:paraId="638C43FB" w14:textId="164DBCC9">
      <w:pPr>
        <w:pStyle w:val="Heading2"/>
        <w:rPr>
          <w:b/>
          <w:bCs/>
        </w:rPr>
      </w:pPr>
      <w:bookmarkStart w:name="_Toc219150806" w:id="231"/>
      <w:r>
        <w:rPr>
          <w:b/>
          <w:bCs/>
        </w:rPr>
        <w:t>Transition to Implementation [DRAFT - pending BRD sign-off]</w:t>
      </w:r>
      <w:bookmarkEnd w:id="231"/>
    </w:p>
    <w:p w:rsidRPr="00183915" w:rsidR="00C20796" w:rsidP="00183915" w:rsidRDefault="00C20796" w14:paraId="4423B474" w14:textId="7B66A870">
      <w:pPr>
        <w:ind w:left="720"/>
      </w:pPr>
      <w:r w:rsidRPr="00183915">
        <w:t xml:space="preserve">Upon approval of the sections outlined in this BRD, the </w:t>
      </w:r>
      <w:r w:rsidR="0078376D">
        <w:t>project</w:t>
      </w:r>
      <w:r w:rsidRPr="00183915">
        <w:t xml:space="preserve"> team will proceed with configuration, testing, and implementation activities based on the requirements and details documented herein.</w:t>
      </w:r>
    </w:p>
    <w:p w:rsidRPr="00183915" w:rsidR="00C20796" w:rsidP="00183915" w:rsidRDefault="00C20796" w14:paraId="28CEA082" w14:textId="77777777">
      <w:pPr>
        <w:ind w:left="720"/>
      </w:pPr>
      <w:r w:rsidRPr="00183915">
        <w:t>Any changes or additions to these requirements after approval will follow the formal change control process and may impact timelines, resource planning, or scope.</w:t>
      </w:r>
    </w:p>
    <w:p w:rsidRPr="00183915" w:rsidR="00C20796" w:rsidP="00183915" w:rsidRDefault="00C20796" w14:paraId="19F050F4" w14:textId="77777777">
      <w:pPr>
        <w:ind w:left="720"/>
      </w:pPr>
      <w:r w:rsidRPr="00183915">
        <w:t>To support a smooth and timely implementation, we request sub-section-based approvals as each major section is finalized. This approach ensures alignment, reduces rework, and allows implementation tasks to begin in parallel where possible.</w:t>
      </w:r>
    </w:p>
    <w:p w:rsidRPr="00226047" w:rsidR="00226047" w:rsidP="00226047" w:rsidRDefault="00226047" w14:paraId="7EBD562B" w14:textId="77777777"/>
    <w:p w:rsidRPr="00766090" w:rsidR="00766090" w:rsidP="00766090" w:rsidRDefault="00766090" w14:paraId="59359489" w14:textId="77777777"/>
    <w:sectPr w:rsidRPr="00766090" w:rsidR="00766090" w:rsidSect="00B11A60">
      <w:footerReference w:type="default" r:id="rId19"/>
      <w:footerReference w:type="first" r:id="rId20"/>
      <w:pgSz w:w="12240" w:h="15840" w:orient="portrait"/>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D" w:author="Ann Dion" w:date="2026-01-05T09:36:00Z" w:id="7">
    <w:p w:rsidR="00604456" w:rsidRDefault="00000000" w14:paraId="0984E213" w14:textId="0EFBA2F7">
      <w:pPr>
        <w:pStyle w:val="CommentText"/>
      </w:pPr>
      <w:r>
        <w:rPr>
          <w:rStyle w:val="CommentReference"/>
        </w:rPr>
        <w:annotationRef/>
      </w:r>
      <w:r w:rsidRPr="1658A23E">
        <w:t>COMPLETE</w:t>
      </w:r>
    </w:p>
  </w:comment>
  <w:comment w:initials="AD" w:author="Ann Dion" w:date="2026-01-05T09:39:00Z" w:id="9">
    <w:p w:rsidR="00604456" w:rsidRDefault="00000000" w14:paraId="0EC8B598" w14:textId="4789E6E5">
      <w:pPr>
        <w:pStyle w:val="CommentText"/>
      </w:pPr>
      <w:r>
        <w:rPr>
          <w:rStyle w:val="CommentReference"/>
        </w:rPr>
        <w:annotationRef/>
      </w:r>
      <w:r w:rsidRPr="57C5FA84">
        <w:t>COMPLETE</w:t>
      </w:r>
    </w:p>
  </w:comment>
  <w:comment w:initials="AD" w:author="Ann Dion" w:date="2026-01-05T09:39:00Z" w:id="10">
    <w:p w:rsidR="00604456" w:rsidRDefault="00000000" w14:paraId="1B7A02BD" w14:textId="61051B42">
      <w:pPr>
        <w:pStyle w:val="CommentText"/>
      </w:pPr>
      <w:r>
        <w:rPr>
          <w:rStyle w:val="CommentReference"/>
        </w:rPr>
        <w:annotationRef/>
      </w:r>
      <w:r w:rsidRPr="0352D9E5">
        <w:t>IN PROGRESS</w:t>
      </w:r>
    </w:p>
    <w:p w:rsidR="00604456" w:rsidRDefault="00604456" w14:paraId="2466B6EE" w14:textId="0E119930">
      <w:pPr>
        <w:pStyle w:val="CommentText"/>
      </w:pPr>
    </w:p>
    <w:p w:rsidR="00604456" w:rsidRDefault="00000000" w14:paraId="7FBE77C7" w14:textId="56C136FD">
      <w:pPr>
        <w:pStyle w:val="CommentText"/>
      </w:pPr>
      <w:r w:rsidRPr="0E3C5F03">
        <w:t xml:space="preserve">Pending Lucas completing scanner setup and providing specs. </w:t>
      </w:r>
    </w:p>
  </w:comment>
  <w:comment w:initials="AD" w:author="Ann Dion" w:date="2025-12-08T09:20:00Z" w:id="12">
    <w:p w:rsidR="00604456" w:rsidRDefault="00000000" w14:paraId="26C9DDA0" w14:textId="539B7C18">
      <w:pPr>
        <w:pStyle w:val="CommentText"/>
      </w:pPr>
      <w:r>
        <w:rPr>
          <w:rStyle w:val="CommentReference"/>
        </w:rPr>
        <w:annotationRef/>
      </w:r>
      <w:r w:rsidRPr="4F7B2E52">
        <w:t>NA for this implementation</w:t>
      </w:r>
    </w:p>
  </w:comment>
  <w:comment w:initials="AD" w:author="Ann Dion" w:date="2025-12-08T09:20:00Z" w:id="17">
    <w:p w:rsidR="00604456" w:rsidRDefault="00000000" w14:paraId="14F5F831" w14:textId="53CA49AF">
      <w:pPr>
        <w:pStyle w:val="CommentText"/>
      </w:pPr>
      <w:r>
        <w:rPr>
          <w:rStyle w:val="CommentReference"/>
        </w:rPr>
        <w:annotationRef/>
      </w:r>
      <w:r w:rsidRPr="0670B552">
        <w:t>NA for this implementation</w:t>
      </w:r>
    </w:p>
  </w:comment>
  <w:comment w:initials="AD" w:author="Ann Dion" w:date="2025-12-08T09:21:00Z" w:id="26">
    <w:p w:rsidR="00604456" w:rsidRDefault="00000000" w14:paraId="154F9E66" w14:textId="37DE9D70">
      <w:pPr>
        <w:pStyle w:val="CommentText"/>
      </w:pPr>
      <w:r>
        <w:rPr>
          <w:rStyle w:val="CommentReference"/>
        </w:rPr>
        <w:annotationRef/>
      </w:r>
      <w:r w:rsidRPr="19E4A7DF">
        <w:t>NA for this implementation</w:t>
      </w:r>
    </w:p>
  </w:comment>
  <w:comment w:initials="AD" w:author="Ann Dion" w:date="2026-01-05T09:40:00Z" w:id="33">
    <w:p w:rsidR="00604456" w:rsidRDefault="00000000" w14:paraId="7E7329F9" w14:textId="373FBCD6">
      <w:pPr>
        <w:pStyle w:val="CommentText"/>
      </w:pPr>
      <w:r>
        <w:rPr>
          <w:rStyle w:val="CommentReference"/>
        </w:rPr>
        <w:annotationRef/>
      </w:r>
      <w:r w:rsidRPr="44F319BB">
        <w:t>COMPLETE (see note)</w:t>
      </w:r>
    </w:p>
  </w:comment>
  <w:comment w:initials="AD" w:author="Ann Dion" w:date="2026-01-05T09:41:00Z" w:id="34">
    <w:p w:rsidR="00604456" w:rsidRDefault="00000000" w14:paraId="38AA6A90" w14:textId="5CD96F23">
      <w:pPr>
        <w:pStyle w:val="CommentText"/>
      </w:pPr>
      <w:r>
        <w:rPr>
          <w:rStyle w:val="CommentReference"/>
        </w:rPr>
        <w:annotationRef/>
      </w:r>
      <w:r w:rsidRPr="6C71EF90">
        <w:t xml:space="preserve">Note: SDS standard process for this setup would be ZIP file with rejected images. Typically by occurrence, may explore twice daily or daily cadence. If Avesis accepts this handling method, it will be further documented in the export file format section. </w:t>
      </w:r>
    </w:p>
  </w:comment>
  <w:comment w:initials="AD" w:author="Ann Dion" w:date="2026-01-15T12:11:00Z" w:id="35">
    <w:p w:rsidR="007908B1" w:rsidP="007908B1" w:rsidRDefault="007908B1" w14:paraId="7BB59679" w14:textId="77777777">
      <w:pPr>
        <w:pStyle w:val="CommentText"/>
      </w:pPr>
      <w:r>
        <w:rPr>
          <w:rStyle w:val="CommentReference"/>
        </w:rPr>
        <w:annotationRef/>
      </w:r>
      <w:r>
        <w:t>DECISION: Client Rescan Queue</w:t>
      </w:r>
    </w:p>
    <w:p w:rsidR="007908B1" w:rsidP="007908B1" w:rsidRDefault="007908B1" w14:paraId="005A8D0F" w14:textId="77777777">
      <w:pPr>
        <w:pStyle w:val="CommentText"/>
      </w:pPr>
    </w:p>
    <w:p w:rsidR="007908B1" w:rsidP="007908B1" w:rsidRDefault="007908B1" w14:paraId="0B3A8AB0" w14:textId="77777777">
      <w:pPr>
        <w:pStyle w:val="CommentText"/>
      </w:pPr>
      <w:r>
        <w:t xml:space="preserve">Within rescan queue, document can be closed (this decision is retained in the document history). </w:t>
      </w:r>
    </w:p>
  </w:comment>
  <w:comment w:initials="AD" w:author="Ann Dion" w:date="2025-12-08T09:27:00Z" w:id="38">
    <w:p w:rsidR="00604456" w:rsidRDefault="00000000" w14:paraId="2F97940D" w14:textId="78AE17F2">
      <w:pPr>
        <w:pStyle w:val="CommentText"/>
      </w:pPr>
      <w:r>
        <w:rPr>
          <w:rStyle w:val="CommentReference"/>
        </w:rPr>
        <w:annotationRef/>
      </w:r>
      <w:r w:rsidRPr="398CD647">
        <w:t>NA for this implementation</w:t>
      </w:r>
    </w:p>
  </w:comment>
  <w:comment w:initials="AD" w:author="Ann Dion" w:date="2025-12-08T09:28:00Z" w:id="45">
    <w:p w:rsidR="00604456" w:rsidRDefault="00000000" w14:paraId="4E607BF9" w14:textId="5C790611">
      <w:pPr>
        <w:pStyle w:val="CommentText"/>
      </w:pPr>
      <w:r>
        <w:rPr>
          <w:rStyle w:val="CommentReference"/>
        </w:rPr>
        <w:annotationRef/>
      </w:r>
      <w:r w:rsidRPr="0ABEE6EC">
        <w:t>NA for this implementation</w:t>
      </w:r>
    </w:p>
  </w:comment>
  <w:comment w:initials="AD" w:author="Ann Dion" w:date="2025-12-08T09:28:00Z" w:id="55">
    <w:p w:rsidR="00604456" w:rsidRDefault="00000000" w14:paraId="7468E22E" w14:textId="63459819">
      <w:pPr>
        <w:pStyle w:val="CommentText"/>
      </w:pPr>
      <w:r>
        <w:rPr>
          <w:rStyle w:val="CommentReference"/>
        </w:rPr>
        <w:annotationRef/>
      </w:r>
      <w:r w:rsidRPr="2BAB2E43">
        <w:t>NA for this implementation</w:t>
      </w:r>
    </w:p>
  </w:comment>
  <w:comment w:initials="AD" w:author="Ann Dion" w:date="2025-12-08T09:28:00Z" w:id="65">
    <w:p w:rsidR="00604456" w:rsidRDefault="00000000" w14:paraId="4B3AAFE8" w14:textId="7212B6DE">
      <w:pPr>
        <w:pStyle w:val="CommentText"/>
      </w:pPr>
      <w:r>
        <w:rPr>
          <w:rStyle w:val="CommentReference"/>
        </w:rPr>
        <w:annotationRef/>
      </w:r>
      <w:r w:rsidRPr="2468F226">
        <w:t>NA for this implementation</w:t>
      </w:r>
    </w:p>
  </w:comment>
  <w:comment w:initials="AD" w:author="Ann Dion" w:date="2026-01-05T09:42:00Z" w:id="73">
    <w:p w:rsidR="00604456" w:rsidRDefault="00000000" w14:paraId="11200A2D" w14:textId="4CE72B74">
      <w:pPr>
        <w:pStyle w:val="CommentText"/>
      </w:pPr>
      <w:r>
        <w:rPr>
          <w:rStyle w:val="CommentReference"/>
        </w:rPr>
        <w:annotationRef/>
      </w:r>
      <w:r w:rsidRPr="04966EE0">
        <w:t>COMPLETE</w:t>
      </w:r>
    </w:p>
  </w:comment>
  <w:comment w:initials="AD" w:author="Ann Dion" w:date="2026-01-05T09:42:00Z" w:id="74">
    <w:p w:rsidR="00604456" w:rsidRDefault="00000000" w14:paraId="6385FDBE" w14:textId="56620F8D">
      <w:pPr>
        <w:pStyle w:val="CommentText"/>
      </w:pPr>
      <w:r>
        <w:rPr>
          <w:rStyle w:val="CommentReference"/>
        </w:rPr>
        <w:annotationRef/>
      </w:r>
      <w:r w:rsidRPr="203A9F5D">
        <w:t>COMPLETE</w:t>
      </w:r>
    </w:p>
  </w:comment>
  <w:comment w:initials="AD" w:author="Ann Dion" w:date="2026-01-05T10:26:00Z" w:id="77">
    <w:p w:rsidR="006D27B1" w:rsidP="006D27B1" w:rsidRDefault="006D27B1" w14:paraId="5C4C35B2" w14:textId="77777777">
      <w:pPr>
        <w:pStyle w:val="CommentText"/>
      </w:pPr>
      <w:r>
        <w:rPr>
          <w:rStyle w:val="CommentReference"/>
        </w:rPr>
        <w:annotationRef/>
      </w:r>
      <w:r>
        <w:t>COMPLETE</w:t>
      </w:r>
    </w:p>
  </w:comment>
  <w:comment w:initials="AD" w:author="Ann Dion" w:date="2026-01-05T10:28:00Z" w:id="78">
    <w:p w:rsidR="00CE3540" w:rsidP="00CE3540" w:rsidRDefault="00CE3540" w14:paraId="1B1A635D" w14:textId="77777777">
      <w:pPr>
        <w:pStyle w:val="CommentText"/>
      </w:pPr>
      <w:r>
        <w:rPr>
          <w:rStyle w:val="CommentReference"/>
        </w:rPr>
        <w:annotationRef/>
      </w:r>
      <w:r>
        <w:t>IN PROGRESS</w:t>
      </w:r>
    </w:p>
    <w:p w:rsidR="00CE3540" w:rsidP="00CE3540" w:rsidRDefault="00CE3540" w14:paraId="5E62A6FF" w14:textId="77777777">
      <w:pPr>
        <w:pStyle w:val="CommentText"/>
      </w:pPr>
    </w:p>
    <w:p w:rsidR="00CE3540" w:rsidP="00CE3540" w:rsidRDefault="00CE3540" w14:paraId="274E682D" w14:textId="77777777">
      <w:pPr>
        <w:pStyle w:val="CommentText"/>
      </w:pPr>
      <w:r>
        <w:t xml:space="preserve">Pending Lucas completing scanner setup and providing specs. </w:t>
      </w:r>
    </w:p>
  </w:comment>
  <w:comment w:initials="AD" w:author="Ann Dion" w:date="2026-01-15T12:21:00Z" w:id="79">
    <w:p w:rsidR="00CF38C7" w:rsidP="00CF38C7" w:rsidRDefault="00CF38C7" w14:paraId="6D6B5EFD" w14:textId="77777777">
      <w:pPr>
        <w:pStyle w:val="CommentText"/>
      </w:pPr>
      <w:r>
        <w:rPr>
          <w:rStyle w:val="CommentReference"/>
        </w:rPr>
        <w:annotationRef/>
      </w:r>
      <w:r>
        <w:t>This convention needs to be confirmed with Kwang</w:t>
      </w:r>
    </w:p>
  </w:comment>
  <w:comment w:initials="AD" w:author="Ann Dion" w:date="2026-01-15T12:26:00Z" w:id="80">
    <w:p w:rsidR="00741224" w:rsidP="00741224" w:rsidRDefault="00741224" w14:paraId="787F20B3" w14:textId="77777777">
      <w:pPr>
        <w:pStyle w:val="CommentText"/>
      </w:pPr>
      <w:r>
        <w:rPr>
          <w:rStyle w:val="CommentReference"/>
        </w:rPr>
        <w:annotationRef/>
      </w:r>
      <w:r>
        <w:t xml:space="preserve">Discussion: This may need to be updated to .txt. </w:t>
      </w:r>
    </w:p>
    <w:p w:rsidR="00741224" w:rsidP="00741224" w:rsidRDefault="00741224" w14:paraId="40166691" w14:textId="77777777">
      <w:pPr>
        <w:pStyle w:val="CommentText"/>
      </w:pPr>
    </w:p>
    <w:p w:rsidR="00741224" w:rsidP="00741224" w:rsidRDefault="00741224" w14:paraId="35743D3D" w14:textId="77777777">
      <w:pPr>
        <w:pStyle w:val="CommentText"/>
      </w:pPr>
      <w:r>
        <w:t>Jerri will send naming convention.</w:t>
      </w:r>
    </w:p>
  </w:comment>
  <w:comment w:initials="AD" w:author="Ann Dion" w:date="2026-01-05T10:25:00Z" w:id="81">
    <w:p w:rsidR="00213ED6" w:rsidP="00213ED6" w:rsidRDefault="00213ED6" w14:paraId="54E5B098" w14:textId="0E166D6C">
      <w:pPr>
        <w:pStyle w:val="CommentText"/>
      </w:pPr>
      <w:r>
        <w:rPr>
          <w:rStyle w:val="CommentReference"/>
        </w:rPr>
        <w:annotationRef/>
      </w:r>
      <w:r>
        <w:t>COMPLETE</w:t>
      </w:r>
    </w:p>
  </w:comment>
  <w:comment w:initials="AD" w:author="Ann Dion" w:date="2026-01-15T12:23:00Z" w:id="82">
    <w:p w:rsidR="00024CB2" w:rsidP="00024CB2" w:rsidRDefault="00024CB2" w14:paraId="7B70BB61" w14:textId="77777777">
      <w:pPr>
        <w:pStyle w:val="CommentText"/>
      </w:pPr>
      <w:r>
        <w:rPr>
          <w:rStyle w:val="CommentReference"/>
        </w:rPr>
        <w:annotationRef/>
      </w:r>
      <w:r>
        <w:t>This should be fine. Zipped elig is ~200mb</w:t>
      </w:r>
    </w:p>
  </w:comment>
  <w:comment w:initials="AD" w:author="Ann Dion" w:date="2025-12-22T10:33:00Z" w:id="83">
    <w:p w:rsidR="00BE2CED" w:rsidP="00BE2CED" w:rsidRDefault="00000000" w14:paraId="3018F8B7" w14:textId="2DC8D3D3">
      <w:pPr>
        <w:pStyle w:val="CommentText"/>
      </w:pPr>
      <w:r>
        <w:rPr>
          <w:rStyle w:val="CommentReference"/>
        </w:rPr>
        <w:annotationRef/>
      </w:r>
      <w:r w:rsidR="00BE2CED">
        <w:t>IN PROGRESS</w:t>
      </w:r>
    </w:p>
    <w:p w:rsidR="00BE2CED" w:rsidP="00BE2CED" w:rsidRDefault="00BE2CED" w14:paraId="490A4392" w14:textId="77777777">
      <w:pPr>
        <w:pStyle w:val="CommentText"/>
      </w:pPr>
    </w:p>
    <w:p w:rsidR="00BE2CED" w:rsidP="00BE2CED" w:rsidRDefault="00BE2CED" w14:paraId="0408813B" w14:textId="77777777">
      <w:pPr>
        <w:pStyle w:val="CommentText"/>
      </w:pPr>
      <w:r>
        <w:t>Need confirmation of time for eligibility file posting.</w:t>
      </w:r>
    </w:p>
  </w:comment>
  <w:comment w:initials="AD" w:author="Ann Dion" w:date="2026-01-15T12:20:00Z" w:id="88">
    <w:p w:rsidR="006B24ED" w:rsidP="006B24ED" w:rsidRDefault="006B24ED" w14:paraId="44670C36" w14:textId="77777777">
      <w:pPr>
        <w:pStyle w:val="CommentText"/>
      </w:pPr>
      <w:r>
        <w:rPr>
          <w:rStyle w:val="CommentReference"/>
        </w:rPr>
        <w:annotationRef/>
      </w:r>
      <w:r>
        <w:t>Kwang can confirm cadence</w:t>
      </w:r>
    </w:p>
  </w:comment>
  <w:comment w:initials="AD" w:author="Ann Dion" w:date="2026-01-15T12:22:00Z" w:id="89">
    <w:p w:rsidR="00FD10CE" w:rsidP="00FD10CE" w:rsidRDefault="00FD10CE" w14:paraId="74AC9FC1" w14:textId="77777777">
      <w:pPr>
        <w:pStyle w:val="CommentText"/>
      </w:pPr>
      <w:r>
        <w:rPr>
          <w:rStyle w:val="CommentReference"/>
        </w:rPr>
        <w:annotationRef/>
      </w:r>
      <w:r>
        <w:t>Daily, overnight (~11pm).</w:t>
      </w:r>
    </w:p>
  </w:comment>
  <w:comment w:initials="AD" w:author="Ann Dion" w:date="2025-12-22T10:40:00Z" w:id="91">
    <w:p w:rsidR="004B7618" w:rsidP="004B7618" w:rsidRDefault="00000000" w14:paraId="0ABC07CB" w14:textId="2F229244">
      <w:pPr>
        <w:pStyle w:val="CommentText"/>
      </w:pPr>
      <w:r>
        <w:rPr>
          <w:rStyle w:val="CommentReference"/>
        </w:rPr>
        <w:annotationRef/>
      </w:r>
      <w:r w:rsidR="004B7618">
        <w:t>IN PROGRESS</w:t>
      </w:r>
    </w:p>
    <w:p w:rsidR="004B7618" w:rsidP="004B7618" w:rsidRDefault="004B7618" w14:paraId="6A83A02E" w14:textId="77777777">
      <w:pPr>
        <w:pStyle w:val="CommentText"/>
      </w:pPr>
    </w:p>
    <w:p w:rsidR="004B7618" w:rsidP="004B7618" w:rsidRDefault="004B7618" w14:paraId="134873A0" w14:textId="77777777">
      <w:pPr>
        <w:pStyle w:val="CommentText"/>
      </w:pPr>
      <w:r>
        <w:t>Need to confirmation client distro list(s) for alerts.</w:t>
      </w:r>
    </w:p>
  </w:comment>
  <w:comment w:initials="AD" w:author="Ann Dion" w:date="2026-01-15T12:32:00Z" w:id="92">
    <w:p w:rsidR="00EC341B" w:rsidP="00EC341B" w:rsidRDefault="00EC341B" w14:paraId="30F77C42" w14:textId="77777777">
      <w:pPr>
        <w:pStyle w:val="CommentText"/>
      </w:pPr>
      <w:r>
        <w:rPr>
          <w:rStyle w:val="CommentReference"/>
        </w:rPr>
        <w:annotationRef/>
      </w:r>
      <w:r>
        <w:t>Once a day (preference for next business morning), for any acks not received from the previous day. Other 12 hour missing alert.</w:t>
      </w:r>
    </w:p>
  </w:comment>
  <w:comment w:initials="AD" w:author="Ann Dion" w:date="2026-01-15T12:35:00Z" w:id="93">
    <w:p w:rsidR="00846DA2" w:rsidP="00846DA2" w:rsidRDefault="00846DA2" w14:paraId="407D573A" w14:textId="77777777">
      <w:pPr>
        <w:pStyle w:val="CommentText"/>
      </w:pPr>
      <w:r>
        <w:rPr>
          <w:rStyle w:val="CommentReference"/>
        </w:rPr>
        <w:annotationRef/>
      </w:r>
      <w:r>
        <w:t xml:space="preserve">Preference for if SDS hasn’t received volume on a business day by 1pm EST. </w:t>
      </w:r>
    </w:p>
  </w:comment>
  <w:comment w:initials="AD" w:author="Ann Dion" w:date="2025-12-22T10:41:00Z" w:id="95">
    <w:p w:rsidR="004B7618" w:rsidP="004B7618" w:rsidRDefault="00000000" w14:paraId="3776707B" w14:textId="3854F7FB">
      <w:pPr>
        <w:pStyle w:val="CommentText"/>
      </w:pPr>
      <w:r>
        <w:rPr>
          <w:rStyle w:val="CommentReference"/>
        </w:rPr>
        <w:annotationRef/>
      </w:r>
      <w:r w:rsidR="004B7618">
        <w:t>IN PROGRESS</w:t>
      </w:r>
    </w:p>
    <w:p w:rsidR="004B7618" w:rsidP="004B7618" w:rsidRDefault="004B7618" w14:paraId="55C5EE55" w14:textId="77777777">
      <w:pPr>
        <w:pStyle w:val="CommentText"/>
      </w:pPr>
    </w:p>
    <w:p w:rsidR="004B7618" w:rsidP="004B7618" w:rsidRDefault="004B7618" w14:paraId="25550FF1" w14:textId="77777777">
      <w:pPr>
        <w:pStyle w:val="CommentText"/>
      </w:pPr>
      <w:r>
        <w:t xml:space="preserve">Need confirmation on scanner identifiers. </w:t>
      </w:r>
    </w:p>
    <w:p w:rsidR="004B7618" w:rsidP="004B7618" w:rsidRDefault="004B7618" w14:paraId="6CE238EE" w14:textId="77777777">
      <w:pPr>
        <w:pStyle w:val="CommentText"/>
      </w:pPr>
      <w:r>
        <w:t>Need to confirm if any special DCN formatting is needed for virtual/physical rescans.</w:t>
      </w:r>
    </w:p>
  </w:comment>
  <w:comment w:initials="AD" w:author="Ann Dion" w:date="2026-01-12T16:22:00Z" w:id="97">
    <w:p w:rsidR="00C67C29" w:rsidP="00C67C29" w:rsidRDefault="00C67C29" w14:paraId="6A5B8FD7" w14:textId="77777777">
      <w:pPr>
        <w:pStyle w:val="CommentText"/>
      </w:pPr>
      <w:r>
        <w:rPr>
          <w:rStyle w:val="CommentReference"/>
        </w:rPr>
        <w:annotationRef/>
      </w:r>
      <w:r>
        <w:t>IN PROGRESS</w:t>
      </w:r>
    </w:p>
    <w:p w:rsidR="00C67C29" w:rsidP="00C67C29" w:rsidRDefault="00C67C29" w14:paraId="55AA1008" w14:textId="77777777">
      <w:pPr>
        <w:pStyle w:val="CommentText"/>
      </w:pPr>
    </w:p>
    <w:p w:rsidR="00C67C29" w:rsidP="00C67C29" w:rsidRDefault="00C67C29" w14:paraId="17979E3D" w14:textId="77777777">
      <w:pPr>
        <w:pStyle w:val="CommentText"/>
      </w:pPr>
      <w:r>
        <w:t>Need confirmation on use of global attachment. Need samples of any document separators used by client.</w:t>
      </w:r>
    </w:p>
  </w:comment>
  <w:comment w:initials="AD" w:author="Ann Dion" w:date="2026-01-12T16:23:00Z" w:id="99">
    <w:p w:rsidR="000928F0" w:rsidP="000928F0" w:rsidRDefault="000928F0" w14:paraId="3E95B4BE" w14:textId="77777777">
      <w:pPr>
        <w:pStyle w:val="CommentText"/>
      </w:pPr>
      <w:r>
        <w:rPr>
          <w:rStyle w:val="CommentReference"/>
        </w:rPr>
        <w:annotationRef/>
      </w:r>
      <w:r>
        <w:t>IN PROGRESS</w:t>
      </w:r>
    </w:p>
    <w:p w:rsidR="000928F0" w:rsidP="000928F0" w:rsidRDefault="000928F0" w14:paraId="1043A0FD" w14:textId="77777777">
      <w:pPr>
        <w:pStyle w:val="CommentText"/>
      </w:pPr>
    </w:p>
    <w:p w:rsidR="000928F0" w:rsidP="000928F0" w:rsidRDefault="000928F0" w14:paraId="7B8DACD7" w14:textId="77777777">
      <w:pPr>
        <w:pStyle w:val="CommentText"/>
      </w:pPr>
      <w:r>
        <w:t xml:space="preserve">Need validation that document types are captured based on scanner config (pending Lucas). </w:t>
      </w:r>
    </w:p>
  </w:comment>
  <w:comment w:initials="AD" w:author="Ann Dion" w:date="2026-01-15T12:45:00Z" w:id="100">
    <w:p w:rsidR="00293A3A" w:rsidP="00293A3A" w:rsidRDefault="00293A3A" w14:paraId="0AA57C02" w14:textId="77777777">
      <w:pPr>
        <w:pStyle w:val="CommentText"/>
      </w:pPr>
      <w:r>
        <w:rPr>
          <w:rStyle w:val="CommentReference"/>
        </w:rPr>
        <w:annotationRef/>
      </w:r>
      <w:r>
        <w:t>This will be all CMS1500, not just vision</w:t>
      </w:r>
    </w:p>
  </w:comment>
  <w:comment w:initials="AD" w:author="Ann Dion" w:date="2026-01-12T21:30:00Z" w:id="101">
    <w:p w:rsidR="001D1377" w:rsidP="001D1377" w:rsidRDefault="001D1377" w14:paraId="6DB3750F" w14:textId="22D3ECC0">
      <w:pPr>
        <w:pStyle w:val="CommentText"/>
      </w:pPr>
      <w:r>
        <w:rPr>
          <w:rStyle w:val="CommentReference"/>
        </w:rPr>
        <w:annotationRef/>
      </w:r>
      <w:r>
        <w:t xml:space="preserve">Optional enhancement. Most vision claims use "V" or 92XXX procedure codes </w:t>
      </w:r>
    </w:p>
  </w:comment>
  <w:comment w:initials="AD" w:author="Ann Dion" w:date="2026-01-15T12:45:00Z" w:id="102">
    <w:p w:rsidR="00293A3A" w:rsidP="00293A3A" w:rsidRDefault="00293A3A" w14:paraId="040F40F7" w14:textId="77777777">
      <w:pPr>
        <w:pStyle w:val="CommentText"/>
      </w:pPr>
      <w:r>
        <w:rPr>
          <w:rStyle w:val="CommentReference"/>
        </w:rPr>
        <w:annotationRef/>
      </w:r>
      <w:r>
        <w:t>Not required</w:t>
      </w:r>
    </w:p>
  </w:comment>
  <w:comment w:initials="AD" w:author="Ann Dion" w:date="2026-01-12T21:33:00Z" w:id="103">
    <w:p w:rsidR="00B66716" w:rsidP="00B66716" w:rsidRDefault="00B66716" w14:paraId="70688992" w14:textId="2E47082B">
      <w:pPr>
        <w:pStyle w:val="CommentText"/>
      </w:pPr>
      <w:r>
        <w:rPr>
          <w:rStyle w:val="CommentReference"/>
        </w:rPr>
        <w:annotationRef/>
      </w:r>
      <w:r>
        <w:t>Confirm handling of missing DOS on only some service lines</w:t>
      </w:r>
    </w:p>
  </w:comment>
  <w:comment w:initials="AD" w:author="Ann Dion" w:date="2026-01-15T12:46:00Z" w:id="104">
    <w:p w:rsidR="00B52ECF" w:rsidP="00B52ECF" w:rsidRDefault="00B52ECF" w14:paraId="6D7EB3B9" w14:textId="77777777">
      <w:pPr>
        <w:pStyle w:val="CommentText"/>
      </w:pPr>
      <w:r>
        <w:rPr>
          <w:rStyle w:val="CommentReference"/>
        </w:rPr>
        <w:annotationRef/>
      </w:r>
      <w:r>
        <w:t>This would be identified as a ADA Dental Claim with missing information (service dates) and treated as a reject</w:t>
      </w:r>
    </w:p>
  </w:comment>
  <w:comment w:initials="AD" w:author="Ann Dion" w:date="2026-01-12T21:34:00Z" w:id="105">
    <w:p w:rsidR="002372D6" w:rsidP="002372D6" w:rsidRDefault="002372D6" w14:paraId="7F7C6478" w14:textId="3C16FD11">
      <w:pPr>
        <w:pStyle w:val="CommentText"/>
      </w:pPr>
      <w:r>
        <w:rPr>
          <w:rStyle w:val="CommentReference"/>
        </w:rPr>
        <w:annotationRef/>
      </w:r>
      <w:r>
        <w:t>NA for this implementation</w:t>
      </w:r>
    </w:p>
  </w:comment>
  <w:comment w:initials="AD" w:author="Ann Dion" w:date="2026-01-12T21:43:00Z" w:id="121">
    <w:p w:rsidR="009333DC" w:rsidP="009333DC" w:rsidRDefault="009333DC" w14:paraId="4EB2B9BF" w14:textId="77777777">
      <w:pPr>
        <w:pStyle w:val="CommentText"/>
      </w:pPr>
      <w:r>
        <w:rPr>
          <w:rStyle w:val="CommentReference"/>
        </w:rPr>
        <w:annotationRef/>
      </w:r>
      <w:r>
        <w:t>COMPLETE</w:t>
      </w:r>
    </w:p>
  </w:comment>
  <w:comment w:initials="AD" w:author="Ann Dion" w:date="2026-01-15T12:48:00Z" w:id="122">
    <w:p w:rsidR="007C19BC" w:rsidP="007C19BC" w:rsidRDefault="007C19BC" w14:paraId="72B1A053" w14:textId="77777777">
      <w:pPr>
        <w:pStyle w:val="CommentText"/>
      </w:pPr>
      <w:r>
        <w:rPr>
          <w:rStyle w:val="CommentReference"/>
        </w:rPr>
        <w:annotationRef/>
      </w:r>
      <w:r>
        <w:t>Indicator in 837 will be passed</w:t>
      </w:r>
    </w:p>
  </w:comment>
  <w:comment w:initials="AD" w:author="Ann Dion" w:date="2026-01-12T21:42:00Z" w:id="123">
    <w:p w:rsidR="009333DC" w:rsidP="009333DC" w:rsidRDefault="009333DC" w14:paraId="2EDD5F4E" w14:textId="50DDE6E9">
      <w:pPr>
        <w:pStyle w:val="CommentText"/>
      </w:pPr>
      <w:r>
        <w:rPr>
          <w:rStyle w:val="CommentReference"/>
        </w:rPr>
        <w:annotationRef/>
      </w:r>
      <w:r>
        <w:t>NA for this implementation</w:t>
      </w:r>
    </w:p>
  </w:comment>
  <w:comment w:initials="AD" w:author="Ann Dion" w:date="2026-01-12T21:44:00Z" w:id="128">
    <w:p w:rsidR="0044176A" w:rsidP="0044176A" w:rsidRDefault="0044176A" w14:paraId="3E7BB6D2" w14:textId="77777777">
      <w:pPr>
        <w:pStyle w:val="CommentText"/>
      </w:pPr>
      <w:r>
        <w:rPr>
          <w:rStyle w:val="CommentReference"/>
        </w:rPr>
        <w:annotationRef/>
      </w:r>
      <w:r>
        <w:t>NA for this implementation</w:t>
      </w:r>
    </w:p>
  </w:comment>
  <w:comment w:initials="AD" w:author="Ann Dion" w:date="2026-01-12T21:44:00Z" w:id="133">
    <w:p w:rsidR="0044176A" w:rsidP="0044176A" w:rsidRDefault="0044176A" w14:paraId="0F6D6D4F" w14:textId="77777777">
      <w:pPr>
        <w:pStyle w:val="CommentText"/>
      </w:pPr>
      <w:r>
        <w:rPr>
          <w:rStyle w:val="CommentReference"/>
        </w:rPr>
        <w:annotationRef/>
      </w:r>
      <w:r>
        <w:t>NA for this implementation</w:t>
      </w:r>
    </w:p>
  </w:comment>
  <w:comment w:initials="AD" w:author="Ann Dion" w:date="2026-01-12T21:53:00Z" w:id="141">
    <w:p w:rsidR="004700F5" w:rsidP="004700F5" w:rsidRDefault="004700F5" w14:paraId="08D45284" w14:textId="77777777">
      <w:pPr>
        <w:pStyle w:val="CommentText"/>
      </w:pPr>
      <w:r>
        <w:rPr>
          <w:rStyle w:val="CommentReference"/>
        </w:rPr>
        <w:annotationRef/>
      </w:r>
      <w:r>
        <w:t>COMPLETE</w:t>
      </w:r>
    </w:p>
  </w:comment>
  <w:comment w:initials="AD" w:author="Ann Dion" w:date="2026-01-15T12:50:00Z" w:id="140">
    <w:p w:rsidR="00B3562F" w:rsidP="00B3562F" w:rsidRDefault="00B3562F" w14:paraId="006E4BA7" w14:textId="77777777">
      <w:pPr>
        <w:pStyle w:val="CommentText"/>
      </w:pPr>
      <w:r>
        <w:rPr>
          <w:rStyle w:val="CommentReference"/>
        </w:rPr>
        <w:annotationRef/>
      </w:r>
      <w:r>
        <w:t>Prioritize commercial matching if member is eligible on both files for DOS</w:t>
      </w:r>
    </w:p>
  </w:comment>
  <w:comment w:initials="AD" w:author="Ann Dion" w:date="2026-01-12T21:53:00Z" w:id="142">
    <w:p w:rsidR="00B1125F" w:rsidP="00B1125F" w:rsidRDefault="00B1125F" w14:paraId="5175B6A6" w14:textId="5E86E1AC">
      <w:pPr>
        <w:pStyle w:val="CommentText"/>
      </w:pPr>
      <w:r>
        <w:rPr>
          <w:rStyle w:val="CommentReference"/>
        </w:rPr>
        <w:annotationRef/>
      </w:r>
      <w:r>
        <w:t>COMPLETE</w:t>
      </w:r>
    </w:p>
  </w:comment>
  <w:comment w:initials="AD" w:author="Ann Dion" w:date="2026-01-15T12:50:00Z" w:id="143">
    <w:p w:rsidR="00B3562F" w:rsidP="00B3562F" w:rsidRDefault="00B3562F" w14:paraId="02C3B2EE" w14:textId="77777777">
      <w:pPr>
        <w:pStyle w:val="CommentText"/>
      </w:pPr>
      <w:r>
        <w:rPr>
          <w:rStyle w:val="CommentReference"/>
        </w:rPr>
        <w:annotationRef/>
      </w:r>
      <w:r>
        <w:t xml:space="preserve">This needs to be updated based on test file. </w:t>
      </w:r>
    </w:p>
  </w:comment>
  <w:comment w:initials="AD" w:author="Ann Dion" w:date="2026-01-12T21:55:00Z" w:id="144">
    <w:p w:rsidR="00732B26" w:rsidP="00732B26" w:rsidRDefault="00732B26" w14:paraId="49ACA64B" w14:textId="447F6CBA">
      <w:pPr>
        <w:pStyle w:val="CommentText"/>
      </w:pPr>
      <w:r>
        <w:rPr>
          <w:rStyle w:val="CommentReference"/>
        </w:rPr>
        <w:annotationRef/>
      </w:r>
      <w:r>
        <w:t>IN PROGRESS</w:t>
      </w:r>
    </w:p>
    <w:p w:rsidR="00732B26" w:rsidP="00732B26" w:rsidRDefault="00732B26" w14:paraId="7F74786A" w14:textId="77777777">
      <w:pPr>
        <w:pStyle w:val="CommentText"/>
      </w:pPr>
    </w:p>
    <w:p w:rsidR="00732B26" w:rsidP="00732B26" w:rsidRDefault="00732B26" w14:paraId="5E4CC0E1" w14:textId="77777777">
      <w:pPr>
        <w:pStyle w:val="CommentText"/>
      </w:pPr>
      <w:r>
        <w:t>Need to confirm termed record retention</w:t>
      </w:r>
    </w:p>
  </w:comment>
  <w:comment w:initials="AD" w:author="Ann Dion" w:date="2026-01-12T22:00:00Z" w:id="145">
    <w:p w:rsidR="002763F8" w:rsidP="002763F8" w:rsidRDefault="002763F8" w14:paraId="2E36A8C2" w14:textId="77777777">
      <w:pPr>
        <w:pStyle w:val="CommentText"/>
      </w:pPr>
      <w:r>
        <w:rPr>
          <w:rStyle w:val="CommentReference"/>
        </w:rPr>
        <w:annotationRef/>
      </w:r>
      <w:r>
        <w:t>IN PROGRESS</w:t>
      </w:r>
    </w:p>
    <w:p w:rsidR="002763F8" w:rsidP="002763F8" w:rsidRDefault="002763F8" w14:paraId="01F4F25F" w14:textId="77777777">
      <w:pPr>
        <w:pStyle w:val="CommentText"/>
      </w:pPr>
    </w:p>
    <w:p w:rsidR="002763F8" w:rsidP="002763F8" w:rsidRDefault="002763F8" w14:paraId="7F513B1F" w14:textId="77777777">
      <w:pPr>
        <w:pStyle w:val="CommentText"/>
      </w:pPr>
      <w:r>
        <w:t>Attachment being updated to address dual eligibility/eligibility prioritization.</w:t>
      </w:r>
    </w:p>
  </w:comment>
  <w:comment w:initials="AD" w:author="Ann Dion" w:date="2026-01-12T22:01:00Z" w:id="146">
    <w:p w:rsidR="008808F0" w:rsidP="008808F0" w:rsidRDefault="008808F0" w14:paraId="1F317551" w14:textId="77777777">
      <w:pPr>
        <w:pStyle w:val="CommentText"/>
      </w:pPr>
      <w:r>
        <w:rPr>
          <w:rStyle w:val="CommentReference"/>
        </w:rPr>
        <w:annotationRef/>
      </w:r>
      <w:r>
        <w:t>Example exception/fallout handling</w:t>
      </w:r>
    </w:p>
  </w:comment>
  <w:comment w:initials="AD" w:author="Ann Dion" w:date="2026-01-12T22:02:00Z" w:id="148">
    <w:p w:rsidR="008808F0" w:rsidP="008808F0" w:rsidRDefault="008808F0" w14:paraId="4D58E10B" w14:textId="77777777">
      <w:pPr>
        <w:pStyle w:val="CommentText"/>
      </w:pPr>
      <w:r>
        <w:rPr>
          <w:rStyle w:val="CommentReference"/>
        </w:rPr>
        <w:annotationRef/>
      </w:r>
      <w:r>
        <w:t>NA for this implementation</w:t>
      </w:r>
    </w:p>
  </w:comment>
  <w:comment w:initials="AD" w:author="Ann Dion" w:date="2026-01-12T22:02:00Z" w:id="154">
    <w:p w:rsidR="008808F0" w:rsidP="008808F0" w:rsidRDefault="008808F0" w14:paraId="13B90FA0" w14:textId="77777777">
      <w:pPr>
        <w:pStyle w:val="CommentText"/>
      </w:pPr>
      <w:r>
        <w:rPr>
          <w:rStyle w:val="CommentReference"/>
        </w:rPr>
        <w:annotationRef/>
      </w:r>
      <w:r>
        <w:t>NA for this implementation</w:t>
      </w:r>
    </w:p>
  </w:comment>
  <w:comment w:initials="AD" w:author="Ann Dion" w:date="2026-01-12T22:02:00Z" w:id="159">
    <w:p w:rsidR="008808F0" w:rsidP="008808F0" w:rsidRDefault="008808F0" w14:paraId="195DFF14" w14:textId="77777777">
      <w:pPr>
        <w:pStyle w:val="CommentText"/>
      </w:pPr>
      <w:r>
        <w:rPr>
          <w:rStyle w:val="CommentReference"/>
        </w:rPr>
        <w:annotationRef/>
      </w:r>
      <w:r>
        <w:t>NA for this implementation</w:t>
      </w:r>
    </w:p>
  </w:comment>
  <w:comment w:initials="AD" w:author="Ann Dion" w:date="2026-01-12T22:03:00Z" w:id="166">
    <w:p w:rsidR="008808F0" w:rsidP="008808F0" w:rsidRDefault="008808F0" w14:paraId="4F4DC94B" w14:textId="77777777">
      <w:pPr>
        <w:pStyle w:val="CommentText"/>
      </w:pPr>
      <w:r>
        <w:rPr>
          <w:rStyle w:val="CommentReference"/>
        </w:rPr>
        <w:annotationRef/>
      </w:r>
      <w:r>
        <w:t>NA for this implementation</w:t>
      </w:r>
    </w:p>
  </w:comment>
  <w:comment w:initials="AD" w:author="Ann Dion" w:date="2026-01-12T22:06:00Z" w:id="206">
    <w:p w:rsidR="00744B64" w:rsidP="00744B64" w:rsidRDefault="00744B64" w14:paraId="22536AC2" w14:textId="77777777">
      <w:pPr>
        <w:pStyle w:val="CommentText"/>
      </w:pPr>
      <w:r>
        <w:rPr>
          <w:rStyle w:val="CommentReference"/>
        </w:rPr>
        <w:annotationRef/>
      </w:r>
      <w:r>
        <w:t>COMPLETE</w:t>
      </w:r>
    </w:p>
  </w:comment>
  <w:comment w:initials="AD" w:author="Ann Dion" w:date="2026-01-12T22:06:00Z" w:id="207">
    <w:p w:rsidR="00990926" w:rsidP="00990926" w:rsidRDefault="00990926" w14:paraId="240C7C1E" w14:textId="77777777">
      <w:pPr>
        <w:pStyle w:val="CommentText"/>
      </w:pPr>
      <w:r>
        <w:rPr>
          <w:rStyle w:val="CommentReference"/>
        </w:rPr>
        <w:annotationRef/>
      </w:r>
      <w:r>
        <w:t>IN PROGRESS</w:t>
      </w:r>
    </w:p>
    <w:p w:rsidR="00990926" w:rsidP="00990926" w:rsidRDefault="00990926" w14:paraId="0E02547B" w14:textId="77777777">
      <w:pPr>
        <w:pStyle w:val="CommentText"/>
      </w:pPr>
    </w:p>
    <w:p w:rsidR="00990926" w:rsidP="00990926" w:rsidRDefault="00990926" w14:paraId="2DEF52AE" w14:textId="77777777">
      <w:pPr>
        <w:pStyle w:val="CommentText"/>
      </w:pPr>
      <w:r>
        <w:t>Attachment being updated with reject letter correlation.</w:t>
      </w:r>
    </w:p>
  </w:comment>
  <w:comment w:initials="AD" w:author="Ann Dion" w:date="2026-01-12T22:21:00Z" w:id="208">
    <w:p w:rsidR="009243C4" w:rsidP="009243C4" w:rsidRDefault="009243C4" w14:paraId="60051D41" w14:textId="77777777">
      <w:pPr>
        <w:pStyle w:val="CommentText"/>
      </w:pPr>
      <w:r>
        <w:rPr>
          <w:rStyle w:val="CommentReference"/>
        </w:rPr>
        <w:annotationRef/>
      </w:r>
      <w:r>
        <w:t>IN PROGRESS</w:t>
      </w:r>
    </w:p>
    <w:p w:rsidR="009243C4" w:rsidP="009243C4" w:rsidRDefault="009243C4" w14:paraId="3F40277F" w14:textId="77777777">
      <w:pPr>
        <w:pStyle w:val="CommentText"/>
      </w:pPr>
    </w:p>
    <w:p w:rsidR="009243C4" w:rsidP="009243C4" w:rsidRDefault="009243C4" w14:paraId="79E7C0A4" w14:textId="77777777">
      <w:pPr>
        <w:pStyle w:val="CommentText"/>
      </w:pPr>
      <w:r>
        <w:t>See process callouts in comments below.</w:t>
      </w:r>
    </w:p>
  </w:comment>
  <w:comment w:initials="AD" w:author="Ann Dion" w:date="2026-01-12T22:11:00Z" w:id="209">
    <w:p w:rsidR="009C0DC4" w:rsidP="009C0DC4" w:rsidRDefault="009C0DC4" w14:paraId="7C3ABC3D" w14:textId="4F8A8DAC">
      <w:pPr>
        <w:pStyle w:val="CommentText"/>
      </w:pPr>
      <w:r>
        <w:rPr>
          <w:rStyle w:val="CommentReference"/>
        </w:rPr>
        <w:annotationRef/>
      </w:r>
      <w:r>
        <w:t>Confirm handling of this scenario</w:t>
      </w:r>
    </w:p>
  </w:comment>
  <w:comment w:initials="AD" w:author="Ann Dion" w:date="2026-01-12T22:19:00Z" w:id="210">
    <w:p w:rsidR="005F1BEA" w:rsidP="005F1BEA" w:rsidRDefault="005F1BEA" w14:paraId="3E335194" w14:textId="77777777">
      <w:pPr>
        <w:pStyle w:val="CommentText"/>
      </w:pPr>
      <w:r>
        <w:rPr>
          <w:rStyle w:val="CommentReference"/>
        </w:rPr>
        <w:annotationRef/>
      </w:r>
      <w:r>
        <w:t>Confirm use case for “Remove from queue”</w:t>
      </w:r>
    </w:p>
  </w:comment>
  <w:comment w:initials="AD" w:author="Ann Dion" w:date="2026-01-12T22:14:00Z" w:id="211">
    <w:p w:rsidR="003A2AC1" w:rsidP="003A2AC1" w:rsidRDefault="003A2AC1" w14:paraId="0DA5B7FF" w14:textId="7C5228CB">
      <w:pPr>
        <w:pStyle w:val="CommentText"/>
      </w:pPr>
      <w:r>
        <w:rPr>
          <w:rStyle w:val="CommentReference"/>
        </w:rPr>
        <w:annotationRef/>
      </w:r>
      <w:r>
        <w:t>Confirm rescan process with client</w:t>
      </w:r>
    </w:p>
  </w:comment>
  <w:comment w:initials="AD" w:author="Ann Dion" w:date="2026-01-12T22:21:00Z" w:id="212">
    <w:p w:rsidR="009243C4" w:rsidP="009243C4" w:rsidRDefault="009243C4" w14:paraId="5805D645" w14:textId="77777777">
      <w:pPr>
        <w:pStyle w:val="CommentText"/>
      </w:pPr>
      <w:r>
        <w:rPr>
          <w:rStyle w:val="CommentReference"/>
        </w:rPr>
        <w:annotationRef/>
      </w:r>
      <w:r>
        <w:t>COMPLETE</w:t>
      </w:r>
    </w:p>
  </w:comment>
  <w:comment w:initials="AD" w:author="Ann Dion" w:date="2026-01-12T22:22:00Z" w:id="213">
    <w:p w:rsidR="00DB4C95" w:rsidP="00DB4C95" w:rsidRDefault="00DB4C95" w14:paraId="363CA87E" w14:textId="77777777">
      <w:pPr>
        <w:pStyle w:val="CommentText"/>
      </w:pPr>
      <w:r>
        <w:rPr>
          <w:rStyle w:val="CommentReference"/>
        </w:rPr>
        <w:annotationRef/>
      </w:r>
      <w:r>
        <w:t>IN PROGRESS</w:t>
      </w:r>
    </w:p>
    <w:p w:rsidR="00DB4C95" w:rsidP="00DB4C95" w:rsidRDefault="00DB4C95" w14:paraId="5018C749" w14:textId="77777777">
      <w:pPr>
        <w:pStyle w:val="CommentText"/>
      </w:pPr>
    </w:p>
    <w:p w:rsidR="00DB4C95" w:rsidP="00DB4C95" w:rsidRDefault="00DB4C95" w14:paraId="7786DECE" w14:textId="77777777">
      <w:pPr>
        <w:pStyle w:val="CommentText"/>
      </w:pPr>
      <w:r>
        <w:t>Attachment being updated with reject letter correlation.</w:t>
      </w:r>
    </w:p>
  </w:comment>
  <w:comment w:initials="AD" w:author="Ann Dion" w:date="2026-01-12T22:23:00Z" w:id="215">
    <w:p w:rsidR="00AA05B2" w:rsidP="00AA05B2" w:rsidRDefault="00AA05B2" w14:paraId="25DAE819" w14:textId="77777777">
      <w:pPr>
        <w:pStyle w:val="CommentText"/>
      </w:pPr>
      <w:r>
        <w:rPr>
          <w:rStyle w:val="CommentReference"/>
        </w:rPr>
        <w:annotationRef/>
      </w:r>
      <w:r>
        <w:t xml:space="preserve">Dependent on Rescan Queue handling. Otherwise, section is NA for this implementation. </w:t>
      </w:r>
    </w:p>
  </w:comment>
  <w:comment w:initials="AD" w:author="Ann Dion" w:date="2026-01-15T12:14:00Z" w:id="216">
    <w:p w:rsidR="00ED66AA" w:rsidP="00ED66AA" w:rsidRDefault="00ED66AA" w14:paraId="679F55F1" w14:textId="77777777">
      <w:pPr>
        <w:pStyle w:val="CommentText"/>
      </w:pPr>
      <w:r>
        <w:rPr>
          <w:rStyle w:val="CommentReference"/>
        </w:rPr>
        <w:annotationRef/>
      </w:r>
      <w:r>
        <w:t>Documents may enter rescan queue due to image quality concerns (low readability, stuck/folded pages); unsplit documents; misidentified documents</w:t>
      </w:r>
    </w:p>
  </w:comment>
  <w:comment w:initials="AD" w:author="Ann Dion" w:date="2026-01-12T22:24:00Z" w:id="218">
    <w:p w:rsidR="00B32BF7" w:rsidP="00B32BF7" w:rsidRDefault="00B32BF7" w14:paraId="56A81421" w14:textId="7B51C2A2">
      <w:pPr>
        <w:pStyle w:val="CommentText"/>
      </w:pPr>
      <w:r>
        <w:rPr>
          <w:rStyle w:val="CommentReference"/>
        </w:rPr>
        <w:annotationRef/>
      </w:r>
      <w:r>
        <w:t>COMPLETE</w:t>
      </w:r>
    </w:p>
  </w:comment>
  <w:comment w:initials="AD" w:author="Ann Dion" w:date="2026-01-12T22:36:00Z" w:id="219">
    <w:p w:rsidR="00CD200E" w:rsidP="00CD200E" w:rsidRDefault="00CD200E" w14:paraId="687DAF02" w14:textId="77777777">
      <w:pPr>
        <w:pStyle w:val="CommentText"/>
      </w:pPr>
      <w:r>
        <w:rPr>
          <w:rStyle w:val="CommentReference"/>
        </w:rPr>
        <w:annotationRef/>
      </w:r>
      <w:r>
        <w:t>IN PROGRESS</w:t>
      </w:r>
    </w:p>
  </w:comment>
  <w:comment w:initials="AD" w:author="Ann Dion" w:date="2026-01-12T22:41:00Z" w:id="220">
    <w:p w:rsidR="00054A76" w:rsidP="00054A76" w:rsidRDefault="00054A76" w14:paraId="61FC94A1" w14:textId="77777777">
      <w:pPr>
        <w:pStyle w:val="CommentText"/>
      </w:pPr>
      <w:r>
        <w:rPr>
          <w:rStyle w:val="CommentReference"/>
        </w:rPr>
        <w:annotationRef/>
      </w:r>
      <w:r>
        <w:t>COMPLETE</w:t>
      </w:r>
    </w:p>
  </w:comment>
  <w:comment w:initials="AD" w:author="Ann Dion" w:date="2026-01-12T22:42:00Z" w:id="221">
    <w:p w:rsidR="00054A76" w:rsidP="00054A76" w:rsidRDefault="00054A76" w14:paraId="0C804581" w14:textId="77777777">
      <w:pPr>
        <w:pStyle w:val="CommentText"/>
      </w:pPr>
      <w:r>
        <w:rPr>
          <w:rStyle w:val="CommentReference"/>
        </w:rPr>
        <w:annotationRef/>
      </w:r>
      <w:r>
        <w:t>COMPLETE</w:t>
      </w:r>
    </w:p>
  </w:comment>
  <w:comment w:initials="AD" w:author="Ann Dion" w:date="2026-01-12T22:45:00Z" w:id="222">
    <w:p w:rsidR="00FE5DDE" w:rsidP="00FE5DDE" w:rsidRDefault="00FE5DDE" w14:paraId="775D7DCC" w14:textId="77777777">
      <w:pPr>
        <w:pStyle w:val="CommentText"/>
      </w:pPr>
      <w:r>
        <w:rPr>
          <w:rStyle w:val="CommentReference"/>
        </w:rPr>
        <w:annotationRef/>
      </w:r>
      <w:r>
        <w:t>IN PROGRESS</w:t>
      </w:r>
    </w:p>
    <w:p w:rsidR="00FE5DDE" w:rsidP="00FE5DDE" w:rsidRDefault="00FE5DDE" w14:paraId="58AFEC1A" w14:textId="77777777">
      <w:pPr>
        <w:pStyle w:val="CommentText"/>
      </w:pPr>
    </w:p>
    <w:p w:rsidR="00FE5DDE" w:rsidP="00FE5DDE" w:rsidRDefault="00FE5DDE" w14:paraId="3C0A5117" w14:textId="77777777">
      <w:pPr>
        <w:pStyle w:val="CommentText"/>
      </w:pPr>
      <w:r>
        <w:t>Discuss handling of 999 failure. i.e. Will a failure ever need to result in an SDS-generated reject letter?</w:t>
      </w:r>
    </w:p>
  </w:comment>
  <w:comment w:initials="AD" w:author="Ann Dion" w:date="2026-01-12T22:46:00Z" w:id="224">
    <w:p w:rsidR="008E40A9" w:rsidP="008E40A9" w:rsidRDefault="008E40A9" w14:paraId="0E735BD3" w14:textId="77777777">
      <w:pPr>
        <w:pStyle w:val="CommentText"/>
      </w:pPr>
      <w:r>
        <w:rPr>
          <w:rStyle w:val="CommentReference"/>
        </w:rPr>
        <w:annotationRef/>
      </w:r>
      <w:r>
        <w:t>Under Construction</w:t>
      </w:r>
    </w:p>
  </w:comment>
  <w:comment w:initials="AD" w:author="Ann Dion" w:date="2026-01-12T22:48:00Z" w:id="226">
    <w:p w:rsidR="00307657" w:rsidP="00307657" w:rsidRDefault="00307657" w14:paraId="457E5488" w14:textId="77777777">
      <w:pPr>
        <w:pStyle w:val="CommentText"/>
      </w:pPr>
      <w:r>
        <w:rPr>
          <w:rStyle w:val="CommentReference"/>
        </w:rPr>
        <w:annotationRef/>
      </w:r>
      <w:r>
        <w:t>Under Construction</w:t>
      </w:r>
    </w:p>
  </w:comment>
  <w:comment w:initials="AD" w:author="Ann Dion" w:date="2026-01-12T22:48:00Z" w:id="228">
    <w:p w:rsidR="00D5414C" w:rsidP="00D5414C" w:rsidRDefault="00D5414C" w14:paraId="620C8913" w14:textId="77777777">
      <w:pPr>
        <w:pStyle w:val="CommentText"/>
      </w:pPr>
      <w:r>
        <w:rPr>
          <w:rStyle w:val="CommentReference"/>
        </w:rPr>
        <w:annotationRef/>
      </w:r>
      <w:r>
        <w:t>Under Construction</w:t>
      </w:r>
    </w:p>
  </w:comment>
  <w:comment w:initials="AD" w:author="Ann Dion" w:date="2026-01-12T22:49:00Z" w:id="230">
    <w:p w:rsidR="000356AC" w:rsidP="000356AC" w:rsidRDefault="000356AC" w14:paraId="69556BD4" w14:textId="77777777">
      <w:pPr>
        <w:pStyle w:val="CommentText"/>
      </w:pPr>
      <w:r>
        <w:rPr>
          <w:rStyle w:val="CommentReference"/>
        </w:rPr>
        <w:annotationRef/>
      </w:r>
      <w:r>
        <w:t>Under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84E213" w15:done="0"/>
  <w15:commentEx w15:paraId="0EC8B598" w15:done="0"/>
  <w15:commentEx w15:paraId="7FBE77C7" w15:done="0"/>
  <w15:commentEx w15:paraId="26C9DDA0" w15:done="0"/>
  <w15:commentEx w15:paraId="14F5F831" w15:done="0"/>
  <w15:commentEx w15:paraId="154F9E66" w15:done="0"/>
  <w15:commentEx w15:paraId="7E7329F9" w15:done="0"/>
  <w15:commentEx w15:paraId="38AA6A90" w15:paraIdParent="7E7329F9" w15:done="0"/>
  <w15:commentEx w15:paraId="0B3A8AB0" w15:paraIdParent="7E7329F9" w15:done="0"/>
  <w15:commentEx w15:paraId="2F97940D" w15:done="0"/>
  <w15:commentEx w15:paraId="4E607BF9" w15:done="0"/>
  <w15:commentEx w15:paraId="7468E22E" w15:done="0"/>
  <w15:commentEx w15:paraId="4B3AAFE8" w15:done="0"/>
  <w15:commentEx w15:paraId="11200A2D" w15:done="0"/>
  <w15:commentEx w15:paraId="6385FDBE" w15:done="0"/>
  <w15:commentEx w15:paraId="5C4C35B2" w15:done="0"/>
  <w15:commentEx w15:paraId="274E682D" w15:done="0"/>
  <w15:commentEx w15:paraId="6D6B5EFD" w15:done="0"/>
  <w15:commentEx w15:paraId="35743D3D" w15:paraIdParent="6D6B5EFD" w15:done="0"/>
  <w15:commentEx w15:paraId="54E5B098" w15:done="0"/>
  <w15:commentEx w15:paraId="7B70BB61" w15:done="0"/>
  <w15:commentEx w15:paraId="0408813B" w15:done="0"/>
  <w15:commentEx w15:paraId="44670C36" w15:done="0"/>
  <w15:commentEx w15:paraId="74AC9FC1" w15:paraIdParent="44670C36" w15:done="0"/>
  <w15:commentEx w15:paraId="134873A0" w15:done="0"/>
  <w15:commentEx w15:paraId="30F77C42" w15:done="0"/>
  <w15:commentEx w15:paraId="407D573A" w15:done="0"/>
  <w15:commentEx w15:paraId="6CE238EE" w15:done="0"/>
  <w15:commentEx w15:paraId="17979E3D" w15:done="0"/>
  <w15:commentEx w15:paraId="7B8DACD7" w15:done="0"/>
  <w15:commentEx w15:paraId="0AA57C02" w15:done="0"/>
  <w15:commentEx w15:paraId="6DB3750F" w15:done="0"/>
  <w15:commentEx w15:paraId="040F40F7" w15:paraIdParent="6DB3750F" w15:done="0"/>
  <w15:commentEx w15:paraId="70688992" w15:done="0"/>
  <w15:commentEx w15:paraId="6D7EB3B9" w15:paraIdParent="70688992" w15:done="0"/>
  <w15:commentEx w15:paraId="7F7C6478" w15:done="0"/>
  <w15:commentEx w15:paraId="4EB2B9BF" w15:done="0"/>
  <w15:commentEx w15:paraId="72B1A053" w15:done="0"/>
  <w15:commentEx w15:paraId="2EDD5F4E" w15:done="0"/>
  <w15:commentEx w15:paraId="3E7BB6D2" w15:done="0"/>
  <w15:commentEx w15:paraId="0F6D6D4F" w15:done="0"/>
  <w15:commentEx w15:paraId="08D45284" w15:done="0"/>
  <w15:commentEx w15:paraId="006E4BA7" w15:done="0"/>
  <w15:commentEx w15:paraId="5175B6A6" w15:done="0"/>
  <w15:commentEx w15:paraId="02C3B2EE" w15:done="0"/>
  <w15:commentEx w15:paraId="5E4CC0E1" w15:done="0"/>
  <w15:commentEx w15:paraId="7F513B1F" w15:done="0"/>
  <w15:commentEx w15:paraId="1F317551" w15:done="0"/>
  <w15:commentEx w15:paraId="4D58E10B" w15:done="0"/>
  <w15:commentEx w15:paraId="13B90FA0" w15:done="0"/>
  <w15:commentEx w15:paraId="195DFF14" w15:done="0"/>
  <w15:commentEx w15:paraId="4F4DC94B" w15:done="0"/>
  <w15:commentEx w15:paraId="22536AC2" w15:done="0"/>
  <w15:commentEx w15:paraId="2DEF52AE" w15:done="0"/>
  <w15:commentEx w15:paraId="79E7C0A4" w15:done="0"/>
  <w15:commentEx w15:paraId="7C3ABC3D" w15:done="0"/>
  <w15:commentEx w15:paraId="3E335194" w15:done="0"/>
  <w15:commentEx w15:paraId="0DA5B7FF" w15:done="0"/>
  <w15:commentEx w15:paraId="5805D645" w15:done="0"/>
  <w15:commentEx w15:paraId="7786DECE" w15:done="0"/>
  <w15:commentEx w15:paraId="25DAE819" w15:done="0"/>
  <w15:commentEx w15:paraId="679F55F1" w15:done="0"/>
  <w15:commentEx w15:paraId="56A81421" w15:done="0"/>
  <w15:commentEx w15:paraId="687DAF02" w15:done="0"/>
  <w15:commentEx w15:paraId="61FC94A1" w15:done="0"/>
  <w15:commentEx w15:paraId="0C804581" w15:done="0"/>
  <w15:commentEx w15:paraId="3C0A5117" w15:done="0"/>
  <w15:commentEx w15:paraId="0E735BD3" w15:done="0"/>
  <w15:commentEx w15:paraId="457E5488" w15:done="0"/>
  <w15:commentEx w15:paraId="620C8913" w15:done="0"/>
  <w15:commentEx w15:paraId="69556B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03C3F0" w16cex:dateUtc="2026-01-05T15:36:00Z"/>
  <w16cex:commentExtensible w16cex:durableId="18D3E617" w16cex:dateUtc="2026-01-05T15:39:00Z"/>
  <w16cex:commentExtensible w16cex:durableId="0EB4A9B7" w16cex:dateUtc="2026-01-05T15:39:00Z"/>
  <w16cex:commentExtensible w16cex:durableId="40B0BC4B" w16cex:dateUtc="2025-12-08T15:20:00Z"/>
  <w16cex:commentExtensible w16cex:durableId="3A3945D2" w16cex:dateUtc="2025-12-08T15:20:00Z"/>
  <w16cex:commentExtensible w16cex:durableId="638C2DDF" w16cex:dateUtc="2025-12-08T15:21:00Z"/>
  <w16cex:commentExtensible w16cex:durableId="64E78966" w16cex:dateUtc="2026-01-05T15:40:00Z"/>
  <w16cex:commentExtensible w16cex:durableId="1CE29052" w16cex:dateUtc="2026-01-05T15:41:00Z"/>
  <w16cex:commentExtensible w16cex:durableId="5176DFE7" w16cex:dateUtc="2026-01-15T18:11:00Z"/>
  <w16cex:commentExtensible w16cex:durableId="3556A0C2" w16cex:dateUtc="2025-12-08T15:27:00Z"/>
  <w16cex:commentExtensible w16cex:durableId="31345E9F" w16cex:dateUtc="2025-12-08T15:28:00Z"/>
  <w16cex:commentExtensible w16cex:durableId="7E56832E" w16cex:dateUtc="2025-12-08T15:28:00Z"/>
  <w16cex:commentExtensible w16cex:durableId="7DE51D9B" w16cex:dateUtc="2025-12-08T15:28:00Z"/>
  <w16cex:commentExtensible w16cex:durableId="7A0D0DC0" w16cex:dateUtc="2026-01-05T15:42:00Z"/>
  <w16cex:commentExtensible w16cex:durableId="6D90399F" w16cex:dateUtc="2026-01-05T15:42:00Z"/>
  <w16cex:commentExtensible w16cex:durableId="50ED1F4C" w16cex:dateUtc="2026-01-05T16:26:00Z"/>
  <w16cex:commentExtensible w16cex:durableId="3900345A" w16cex:dateUtc="2026-01-05T16:28:00Z"/>
  <w16cex:commentExtensible w16cex:durableId="149B351F" w16cex:dateUtc="2026-01-15T18:21:00Z"/>
  <w16cex:commentExtensible w16cex:durableId="7C557B81" w16cex:dateUtc="2026-01-15T18:26:00Z"/>
  <w16cex:commentExtensible w16cex:durableId="2F9603E5" w16cex:dateUtc="2026-01-05T16:25:00Z"/>
  <w16cex:commentExtensible w16cex:durableId="579159FF" w16cex:dateUtc="2026-01-15T18:23:00Z"/>
  <w16cex:commentExtensible w16cex:durableId="3076C610" w16cex:dateUtc="2025-12-22T16:33:00Z"/>
  <w16cex:commentExtensible w16cex:durableId="5B73AFF5" w16cex:dateUtc="2026-01-15T18:20:00Z"/>
  <w16cex:commentExtensible w16cex:durableId="24D3F246" w16cex:dateUtc="2026-01-15T18:22:00Z"/>
  <w16cex:commentExtensible w16cex:durableId="33C8BDC4" w16cex:dateUtc="2025-12-22T16:40:00Z"/>
  <w16cex:commentExtensible w16cex:durableId="2098E49E" w16cex:dateUtc="2026-01-15T18:32:00Z"/>
  <w16cex:commentExtensible w16cex:durableId="03F91FA0" w16cex:dateUtc="2026-01-15T18:35:00Z"/>
  <w16cex:commentExtensible w16cex:durableId="0A92214D" w16cex:dateUtc="2025-12-22T16:41:00Z"/>
  <w16cex:commentExtensible w16cex:durableId="7B38101C" w16cex:dateUtc="2026-01-12T22:22:00Z"/>
  <w16cex:commentExtensible w16cex:durableId="0871BBF0" w16cex:dateUtc="2026-01-12T22:23:00Z"/>
  <w16cex:commentExtensible w16cex:durableId="76ED151B" w16cex:dateUtc="2026-01-15T18:45:00Z"/>
  <w16cex:commentExtensible w16cex:durableId="7DD74F2D" w16cex:dateUtc="2026-01-13T03:30:00Z"/>
  <w16cex:commentExtensible w16cex:durableId="07715682" w16cex:dateUtc="2026-01-15T18:45:00Z"/>
  <w16cex:commentExtensible w16cex:durableId="3BA6AF54" w16cex:dateUtc="2026-01-13T03:33:00Z"/>
  <w16cex:commentExtensible w16cex:durableId="3845FE08" w16cex:dateUtc="2026-01-15T18:46:00Z"/>
  <w16cex:commentExtensible w16cex:durableId="18470F31" w16cex:dateUtc="2026-01-13T03:34:00Z"/>
  <w16cex:commentExtensible w16cex:durableId="4780D3C1" w16cex:dateUtc="2026-01-13T03:43:00Z"/>
  <w16cex:commentExtensible w16cex:durableId="48CB5E76" w16cex:dateUtc="2026-01-15T18:48:00Z"/>
  <w16cex:commentExtensible w16cex:durableId="528144F3" w16cex:dateUtc="2026-01-13T03:42:00Z"/>
  <w16cex:commentExtensible w16cex:durableId="359E399D" w16cex:dateUtc="2026-01-13T03:44:00Z"/>
  <w16cex:commentExtensible w16cex:durableId="7BDBD00A" w16cex:dateUtc="2026-01-13T03:44:00Z"/>
  <w16cex:commentExtensible w16cex:durableId="3F068964" w16cex:dateUtc="2026-01-13T03:53:00Z"/>
  <w16cex:commentExtensible w16cex:durableId="2BBBC7F8" w16cex:dateUtc="2026-01-15T18:50:00Z"/>
  <w16cex:commentExtensible w16cex:durableId="2963F86F" w16cex:dateUtc="2026-01-13T03:53:00Z"/>
  <w16cex:commentExtensible w16cex:durableId="42E7424B" w16cex:dateUtc="2026-01-15T18:50:00Z"/>
  <w16cex:commentExtensible w16cex:durableId="2B8CF51E" w16cex:dateUtc="2026-01-13T03:55:00Z"/>
  <w16cex:commentExtensible w16cex:durableId="032E3F52" w16cex:dateUtc="2026-01-13T04:00:00Z"/>
  <w16cex:commentExtensible w16cex:durableId="374FF923" w16cex:dateUtc="2026-01-13T04:01:00Z"/>
  <w16cex:commentExtensible w16cex:durableId="5CC03519" w16cex:dateUtc="2026-01-13T04:02:00Z"/>
  <w16cex:commentExtensible w16cex:durableId="4E078582" w16cex:dateUtc="2026-01-13T04:02:00Z"/>
  <w16cex:commentExtensible w16cex:durableId="790F22E9" w16cex:dateUtc="2026-01-13T04:02:00Z"/>
  <w16cex:commentExtensible w16cex:durableId="0E636DC6" w16cex:dateUtc="2026-01-13T04:03:00Z"/>
  <w16cex:commentExtensible w16cex:durableId="1484D433" w16cex:dateUtc="2026-01-13T04:06:00Z"/>
  <w16cex:commentExtensible w16cex:durableId="2B8AEFE8" w16cex:dateUtc="2026-01-13T04:06:00Z"/>
  <w16cex:commentExtensible w16cex:durableId="43833803" w16cex:dateUtc="2026-01-13T04:21:00Z"/>
  <w16cex:commentExtensible w16cex:durableId="7CF51DF2" w16cex:dateUtc="2026-01-13T04:11:00Z"/>
  <w16cex:commentExtensible w16cex:durableId="328F900A" w16cex:dateUtc="2026-01-13T04:19:00Z"/>
  <w16cex:commentExtensible w16cex:durableId="3A558292" w16cex:dateUtc="2026-01-13T04:14:00Z"/>
  <w16cex:commentExtensible w16cex:durableId="38714438" w16cex:dateUtc="2026-01-13T04:21:00Z"/>
  <w16cex:commentExtensible w16cex:durableId="67E8AB4A" w16cex:dateUtc="2026-01-13T04:22:00Z"/>
  <w16cex:commentExtensible w16cex:durableId="017EA3BA" w16cex:dateUtc="2026-01-13T04:23:00Z"/>
  <w16cex:commentExtensible w16cex:durableId="2AC0E6F4" w16cex:dateUtc="2026-01-15T18:14:00Z"/>
  <w16cex:commentExtensible w16cex:durableId="2E963A9B" w16cex:dateUtc="2026-01-13T04:24:00Z"/>
  <w16cex:commentExtensible w16cex:durableId="641D10D4" w16cex:dateUtc="2026-01-13T04:36:00Z"/>
  <w16cex:commentExtensible w16cex:durableId="6EE9733D" w16cex:dateUtc="2026-01-13T04:41:00Z"/>
  <w16cex:commentExtensible w16cex:durableId="52945563" w16cex:dateUtc="2026-01-13T04:42:00Z"/>
  <w16cex:commentExtensible w16cex:durableId="36D80C5B" w16cex:dateUtc="2026-01-13T04:45:00Z"/>
  <w16cex:commentExtensible w16cex:durableId="6D7E92C3" w16cex:dateUtc="2026-01-13T04:46:00Z"/>
  <w16cex:commentExtensible w16cex:durableId="40AE566C" w16cex:dateUtc="2026-01-13T04:48:00Z"/>
  <w16cex:commentExtensible w16cex:durableId="4712AE3B" w16cex:dateUtc="2026-01-13T04:48:00Z"/>
  <w16cex:commentExtensible w16cex:durableId="5C2358EC" w16cex:dateUtc="2026-01-1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84E213" w16cid:durableId="0103C3F0"/>
  <w16cid:commentId w16cid:paraId="0EC8B598" w16cid:durableId="18D3E617"/>
  <w16cid:commentId w16cid:paraId="7FBE77C7" w16cid:durableId="0EB4A9B7"/>
  <w16cid:commentId w16cid:paraId="26C9DDA0" w16cid:durableId="40B0BC4B"/>
  <w16cid:commentId w16cid:paraId="14F5F831" w16cid:durableId="3A3945D2"/>
  <w16cid:commentId w16cid:paraId="154F9E66" w16cid:durableId="638C2DDF"/>
  <w16cid:commentId w16cid:paraId="7E7329F9" w16cid:durableId="64E78966"/>
  <w16cid:commentId w16cid:paraId="38AA6A90" w16cid:durableId="1CE29052"/>
  <w16cid:commentId w16cid:paraId="0B3A8AB0" w16cid:durableId="5176DFE7"/>
  <w16cid:commentId w16cid:paraId="2F97940D" w16cid:durableId="3556A0C2"/>
  <w16cid:commentId w16cid:paraId="4E607BF9" w16cid:durableId="31345E9F"/>
  <w16cid:commentId w16cid:paraId="7468E22E" w16cid:durableId="7E56832E"/>
  <w16cid:commentId w16cid:paraId="4B3AAFE8" w16cid:durableId="7DE51D9B"/>
  <w16cid:commentId w16cid:paraId="11200A2D" w16cid:durableId="7A0D0DC0"/>
  <w16cid:commentId w16cid:paraId="6385FDBE" w16cid:durableId="6D90399F"/>
  <w16cid:commentId w16cid:paraId="5C4C35B2" w16cid:durableId="50ED1F4C"/>
  <w16cid:commentId w16cid:paraId="274E682D" w16cid:durableId="3900345A"/>
  <w16cid:commentId w16cid:paraId="6D6B5EFD" w16cid:durableId="149B351F"/>
  <w16cid:commentId w16cid:paraId="35743D3D" w16cid:durableId="7C557B81"/>
  <w16cid:commentId w16cid:paraId="54E5B098" w16cid:durableId="2F9603E5"/>
  <w16cid:commentId w16cid:paraId="7B70BB61" w16cid:durableId="579159FF"/>
  <w16cid:commentId w16cid:paraId="0408813B" w16cid:durableId="3076C610"/>
  <w16cid:commentId w16cid:paraId="44670C36" w16cid:durableId="5B73AFF5"/>
  <w16cid:commentId w16cid:paraId="74AC9FC1" w16cid:durableId="24D3F246"/>
  <w16cid:commentId w16cid:paraId="134873A0" w16cid:durableId="33C8BDC4"/>
  <w16cid:commentId w16cid:paraId="30F77C42" w16cid:durableId="2098E49E"/>
  <w16cid:commentId w16cid:paraId="407D573A" w16cid:durableId="03F91FA0"/>
  <w16cid:commentId w16cid:paraId="6CE238EE" w16cid:durableId="0A92214D"/>
  <w16cid:commentId w16cid:paraId="17979E3D" w16cid:durableId="7B38101C"/>
  <w16cid:commentId w16cid:paraId="7B8DACD7" w16cid:durableId="0871BBF0"/>
  <w16cid:commentId w16cid:paraId="0AA57C02" w16cid:durableId="76ED151B"/>
  <w16cid:commentId w16cid:paraId="6DB3750F" w16cid:durableId="7DD74F2D"/>
  <w16cid:commentId w16cid:paraId="040F40F7" w16cid:durableId="07715682"/>
  <w16cid:commentId w16cid:paraId="70688992" w16cid:durableId="3BA6AF54"/>
  <w16cid:commentId w16cid:paraId="6D7EB3B9" w16cid:durableId="3845FE08"/>
  <w16cid:commentId w16cid:paraId="7F7C6478" w16cid:durableId="18470F31"/>
  <w16cid:commentId w16cid:paraId="4EB2B9BF" w16cid:durableId="4780D3C1"/>
  <w16cid:commentId w16cid:paraId="72B1A053" w16cid:durableId="48CB5E76"/>
  <w16cid:commentId w16cid:paraId="2EDD5F4E" w16cid:durableId="528144F3"/>
  <w16cid:commentId w16cid:paraId="3E7BB6D2" w16cid:durableId="359E399D"/>
  <w16cid:commentId w16cid:paraId="0F6D6D4F" w16cid:durableId="7BDBD00A"/>
  <w16cid:commentId w16cid:paraId="08D45284" w16cid:durableId="3F068964"/>
  <w16cid:commentId w16cid:paraId="006E4BA7" w16cid:durableId="2BBBC7F8"/>
  <w16cid:commentId w16cid:paraId="5175B6A6" w16cid:durableId="2963F86F"/>
  <w16cid:commentId w16cid:paraId="02C3B2EE" w16cid:durableId="42E7424B"/>
  <w16cid:commentId w16cid:paraId="5E4CC0E1" w16cid:durableId="2B8CF51E"/>
  <w16cid:commentId w16cid:paraId="7F513B1F" w16cid:durableId="032E3F52"/>
  <w16cid:commentId w16cid:paraId="1F317551" w16cid:durableId="374FF923"/>
  <w16cid:commentId w16cid:paraId="4D58E10B" w16cid:durableId="5CC03519"/>
  <w16cid:commentId w16cid:paraId="13B90FA0" w16cid:durableId="4E078582"/>
  <w16cid:commentId w16cid:paraId="195DFF14" w16cid:durableId="790F22E9"/>
  <w16cid:commentId w16cid:paraId="4F4DC94B" w16cid:durableId="0E636DC6"/>
  <w16cid:commentId w16cid:paraId="22536AC2" w16cid:durableId="1484D433"/>
  <w16cid:commentId w16cid:paraId="2DEF52AE" w16cid:durableId="2B8AEFE8"/>
  <w16cid:commentId w16cid:paraId="79E7C0A4" w16cid:durableId="43833803"/>
  <w16cid:commentId w16cid:paraId="7C3ABC3D" w16cid:durableId="7CF51DF2"/>
  <w16cid:commentId w16cid:paraId="3E335194" w16cid:durableId="328F900A"/>
  <w16cid:commentId w16cid:paraId="0DA5B7FF" w16cid:durableId="3A558292"/>
  <w16cid:commentId w16cid:paraId="5805D645" w16cid:durableId="38714438"/>
  <w16cid:commentId w16cid:paraId="7786DECE" w16cid:durableId="67E8AB4A"/>
  <w16cid:commentId w16cid:paraId="25DAE819" w16cid:durableId="017EA3BA"/>
  <w16cid:commentId w16cid:paraId="679F55F1" w16cid:durableId="2AC0E6F4"/>
  <w16cid:commentId w16cid:paraId="56A81421" w16cid:durableId="2E963A9B"/>
  <w16cid:commentId w16cid:paraId="687DAF02" w16cid:durableId="641D10D4"/>
  <w16cid:commentId w16cid:paraId="61FC94A1" w16cid:durableId="6EE9733D"/>
  <w16cid:commentId w16cid:paraId="0C804581" w16cid:durableId="52945563"/>
  <w16cid:commentId w16cid:paraId="3C0A5117" w16cid:durableId="36D80C5B"/>
  <w16cid:commentId w16cid:paraId="0E735BD3" w16cid:durableId="6D7E92C3"/>
  <w16cid:commentId w16cid:paraId="457E5488" w16cid:durableId="40AE566C"/>
  <w16cid:commentId w16cid:paraId="620C8913" w16cid:durableId="4712AE3B"/>
  <w16cid:commentId w16cid:paraId="69556BD4" w16cid:durableId="5C2358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0A42" w:rsidP="00490B9D" w:rsidRDefault="00DD0A42" w14:paraId="772691D2" w14:textId="77777777">
      <w:pPr>
        <w:spacing w:after="0" w:line="240" w:lineRule="auto"/>
      </w:pPr>
      <w:r>
        <w:separator/>
      </w:r>
    </w:p>
  </w:endnote>
  <w:endnote w:type="continuationSeparator" w:id="0">
    <w:p w:rsidR="00DD0A42" w:rsidP="00490B9D" w:rsidRDefault="00DD0A42" w14:paraId="45C5EEA0" w14:textId="77777777">
      <w:pPr>
        <w:spacing w:after="0" w:line="240" w:lineRule="auto"/>
      </w:pPr>
      <w:r>
        <w:continuationSeparator/>
      </w:r>
    </w:p>
  </w:endnote>
  <w:endnote w:type="continuationNotice" w:id="1">
    <w:p w:rsidR="00DD0A42" w:rsidRDefault="00DD0A42" w14:paraId="6B8668F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413397"/>
      <w:docPartObj>
        <w:docPartGallery w:val="Page Numbers (Bottom of Page)"/>
        <w:docPartUnique/>
      </w:docPartObj>
    </w:sdtPr>
    <w:sdtEndPr>
      <w:rPr>
        <w:noProof/>
      </w:rPr>
    </w:sdtEndPr>
    <w:sdtContent>
      <w:p w:rsidR="00953C33" w:rsidRDefault="00953C33" w14:paraId="18D40501"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5B44F1" w:rsidP="009951AB" w:rsidRDefault="005B44F1" w14:paraId="18D0B209" w14:textId="77777777">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13874"/>
      <w:docPartObj>
        <w:docPartGallery w:val="Page Numbers (Bottom of Page)"/>
        <w:docPartUnique/>
      </w:docPartObj>
    </w:sdtPr>
    <w:sdtEndPr>
      <w:rPr>
        <w:noProof/>
      </w:rPr>
    </w:sdtEndPr>
    <w:sdtContent>
      <w:p w:rsidR="00D03EA0" w:rsidRDefault="00D03EA0" w14:paraId="55DC32DA"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Pr="009951AB" w:rsidR="00D03EA0" w:rsidP="009951AB" w:rsidRDefault="00D03EA0" w14:paraId="7B97C356" w14:textId="77777777">
    <w:pPr>
      <w:pStyle w:val="Foo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61597"/>
      <w:docPartObj>
        <w:docPartGallery w:val="Page Numbers (Bottom of Page)"/>
        <w:docPartUnique/>
      </w:docPartObj>
    </w:sdtPr>
    <w:sdtEndPr>
      <w:rPr>
        <w:noProof/>
      </w:rPr>
    </w:sdtEndPr>
    <w:sdtContent>
      <w:p w:rsidR="00B11A60" w:rsidRDefault="00B11A60" w14:paraId="5590A94C" w14:textId="0C156E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4A7E" w:rsidRDefault="00024A7E" w14:paraId="6F19759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0A42" w:rsidP="00490B9D" w:rsidRDefault="00DD0A42" w14:paraId="2C0FE95A" w14:textId="77777777">
      <w:pPr>
        <w:spacing w:after="0" w:line="240" w:lineRule="auto"/>
      </w:pPr>
      <w:r>
        <w:separator/>
      </w:r>
    </w:p>
  </w:footnote>
  <w:footnote w:type="continuationSeparator" w:id="0">
    <w:p w:rsidR="00DD0A42" w:rsidP="00490B9D" w:rsidRDefault="00DD0A42" w14:paraId="09DFD51E" w14:textId="77777777">
      <w:pPr>
        <w:spacing w:after="0" w:line="240" w:lineRule="auto"/>
      </w:pPr>
      <w:r>
        <w:continuationSeparator/>
      </w:r>
    </w:p>
  </w:footnote>
  <w:footnote w:type="continuationNotice" w:id="1">
    <w:p w:rsidR="00DD0A42" w:rsidRDefault="00DD0A42" w14:paraId="6CBC796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90B9D" w:rsidR="00490B9D" w:rsidRDefault="00490B9D" w14:paraId="2137833A" w14:textId="06E6DD94">
    <w:pPr>
      <w:pStyle w:val="Header"/>
      <w:rPr>
        <w:b/>
        <w:bCs/>
        <w:color w:val="2F5496" w:themeColor="accent1" w:themeShade="BF"/>
      </w:rPr>
    </w:pPr>
    <w:r>
      <w:rPr>
        <w:noProof/>
      </w:rPr>
      <w:drawing>
        <wp:anchor distT="0" distB="0" distL="114300" distR="114300" simplePos="0" relativeHeight="251658240" behindDoc="1" locked="0" layoutInCell="1" allowOverlap="1" wp14:anchorId="5DF8C4A7" wp14:editId="733F50FA">
          <wp:simplePos x="0" y="0"/>
          <wp:positionH relativeFrom="column">
            <wp:posOffset>3635375</wp:posOffset>
          </wp:positionH>
          <wp:positionV relativeFrom="paragraph">
            <wp:posOffset>-133350</wp:posOffset>
          </wp:positionV>
          <wp:extent cx="2921000" cy="593725"/>
          <wp:effectExtent l="0" t="0" r="0" b="0"/>
          <wp:wrapTight wrapText="bothSides">
            <wp:wrapPolygon edited="0">
              <wp:start x="986" y="0"/>
              <wp:lineTo x="0" y="4158"/>
              <wp:lineTo x="0" y="19405"/>
              <wp:lineTo x="9720" y="20791"/>
              <wp:lineTo x="21412" y="20791"/>
              <wp:lineTo x="21412" y="7624"/>
              <wp:lineTo x="2395" y="0"/>
              <wp:lineTo x="986" y="0"/>
            </wp:wrapPolygon>
          </wp:wrapTight>
          <wp:docPr id="1956949150" name="Picture 195694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21000" cy="593725"/>
                  </a:xfrm>
                  <a:prstGeom prst="rect">
                    <a:avLst/>
                  </a:prstGeom>
                  <a:noFill/>
                  <a:ln>
                    <a:noFill/>
                  </a:ln>
                </pic:spPr>
              </pic:pic>
            </a:graphicData>
          </a:graphic>
        </wp:anchor>
      </w:drawing>
    </w:r>
    <w:r w:rsidRPr="00490B9D">
      <w:rPr>
        <w:b/>
        <w:bCs/>
        <w:color w:val="2F5496" w:themeColor="accent1" w:themeShade="BF"/>
      </w:rPr>
      <w:t>Business Requirements Document</w:t>
    </w:r>
  </w:p>
  <w:p w:rsidR="00490B9D" w:rsidRDefault="00490B9D" w14:paraId="6DA9E8E8" w14:textId="0F71D0F4">
    <w:pPr>
      <w:pStyle w:val="Header"/>
    </w:pPr>
    <w:r>
      <w:t>Client:</w:t>
    </w:r>
    <w:r w:rsidRPr="00490B9D">
      <w:t xml:space="preserve"> </w:t>
    </w:r>
    <w:r w:rsidR="00C80E08">
      <w:t>Client</w:t>
    </w:r>
  </w:p>
  <w:p w:rsidR="00490B9D" w:rsidRDefault="00490B9D" w14:paraId="2A58FA0E" w14:textId="53DB8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9E"/>
    <w:multiLevelType w:val="hybridMultilevel"/>
    <w:tmpl w:val="E9B42784"/>
    <w:lvl w:ilvl="0" w:tplc="E208CA92">
      <w:start w:val="2900"/>
      <w:numFmt w:val="bullet"/>
      <w:lvlText w:val="-"/>
      <w:lvlJc w:val="left"/>
      <w:pPr>
        <w:ind w:left="1584" w:hanging="360"/>
      </w:pPr>
      <w:rPr>
        <w:rFonts w:hint="default" w:ascii="Calibri" w:hAnsi="Calibri" w:cs="Calibri" w:eastAsiaTheme="minorHAnsi"/>
      </w:rPr>
    </w:lvl>
    <w:lvl w:ilvl="1" w:tplc="FFFFFFFF">
      <w:start w:val="1"/>
      <w:numFmt w:val="bullet"/>
      <w:lvlText w:val="o"/>
      <w:lvlJc w:val="left"/>
      <w:pPr>
        <w:ind w:left="2304" w:hanging="360"/>
      </w:pPr>
      <w:rPr>
        <w:rFonts w:hint="default" w:ascii="Courier New" w:hAnsi="Courier New" w:cs="Courier New"/>
      </w:rPr>
    </w:lvl>
    <w:lvl w:ilvl="2" w:tplc="FFFFFFFF" w:tentative="1">
      <w:start w:val="1"/>
      <w:numFmt w:val="bullet"/>
      <w:lvlText w:val=""/>
      <w:lvlJc w:val="left"/>
      <w:pPr>
        <w:ind w:left="3024" w:hanging="360"/>
      </w:pPr>
      <w:rPr>
        <w:rFonts w:hint="default" w:ascii="Wingdings" w:hAnsi="Wingdings"/>
      </w:rPr>
    </w:lvl>
    <w:lvl w:ilvl="3" w:tplc="FFFFFFFF" w:tentative="1">
      <w:start w:val="1"/>
      <w:numFmt w:val="bullet"/>
      <w:lvlText w:val=""/>
      <w:lvlJc w:val="left"/>
      <w:pPr>
        <w:ind w:left="3744" w:hanging="360"/>
      </w:pPr>
      <w:rPr>
        <w:rFonts w:hint="default" w:ascii="Symbol" w:hAnsi="Symbol"/>
      </w:rPr>
    </w:lvl>
    <w:lvl w:ilvl="4" w:tplc="FFFFFFFF" w:tentative="1">
      <w:start w:val="1"/>
      <w:numFmt w:val="bullet"/>
      <w:lvlText w:val="o"/>
      <w:lvlJc w:val="left"/>
      <w:pPr>
        <w:ind w:left="4464" w:hanging="360"/>
      </w:pPr>
      <w:rPr>
        <w:rFonts w:hint="default" w:ascii="Courier New" w:hAnsi="Courier New" w:cs="Courier New"/>
      </w:rPr>
    </w:lvl>
    <w:lvl w:ilvl="5" w:tplc="FFFFFFFF" w:tentative="1">
      <w:start w:val="1"/>
      <w:numFmt w:val="bullet"/>
      <w:lvlText w:val=""/>
      <w:lvlJc w:val="left"/>
      <w:pPr>
        <w:ind w:left="5184" w:hanging="360"/>
      </w:pPr>
      <w:rPr>
        <w:rFonts w:hint="default" w:ascii="Wingdings" w:hAnsi="Wingdings"/>
      </w:rPr>
    </w:lvl>
    <w:lvl w:ilvl="6" w:tplc="FFFFFFFF" w:tentative="1">
      <w:start w:val="1"/>
      <w:numFmt w:val="bullet"/>
      <w:lvlText w:val=""/>
      <w:lvlJc w:val="left"/>
      <w:pPr>
        <w:ind w:left="5904" w:hanging="360"/>
      </w:pPr>
      <w:rPr>
        <w:rFonts w:hint="default" w:ascii="Symbol" w:hAnsi="Symbol"/>
      </w:rPr>
    </w:lvl>
    <w:lvl w:ilvl="7" w:tplc="FFFFFFFF" w:tentative="1">
      <w:start w:val="1"/>
      <w:numFmt w:val="bullet"/>
      <w:lvlText w:val="o"/>
      <w:lvlJc w:val="left"/>
      <w:pPr>
        <w:ind w:left="6624" w:hanging="360"/>
      </w:pPr>
      <w:rPr>
        <w:rFonts w:hint="default" w:ascii="Courier New" w:hAnsi="Courier New" w:cs="Courier New"/>
      </w:rPr>
    </w:lvl>
    <w:lvl w:ilvl="8" w:tplc="FFFFFFFF" w:tentative="1">
      <w:start w:val="1"/>
      <w:numFmt w:val="bullet"/>
      <w:lvlText w:val=""/>
      <w:lvlJc w:val="left"/>
      <w:pPr>
        <w:ind w:left="7344" w:hanging="360"/>
      </w:pPr>
      <w:rPr>
        <w:rFonts w:hint="default" w:ascii="Wingdings" w:hAnsi="Wingdings"/>
      </w:rPr>
    </w:lvl>
  </w:abstractNum>
  <w:abstractNum w:abstractNumId="1" w15:restartNumberingAfterBreak="0">
    <w:nsid w:val="014C6C58"/>
    <w:multiLevelType w:val="multilevel"/>
    <w:tmpl w:val="8168F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E05D61"/>
    <w:multiLevelType w:val="hybridMultilevel"/>
    <w:tmpl w:val="2E4EEF94"/>
    <w:lvl w:ilvl="0" w:tplc="E208CA92">
      <w:start w:val="2900"/>
      <w:numFmt w:val="bullet"/>
      <w:lvlText w:val="-"/>
      <w:lvlJc w:val="left"/>
      <w:pPr>
        <w:ind w:left="1512" w:hanging="360"/>
      </w:pPr>
      <w:rPr>
        <w:rFonts w:hint="default" w:ascii="Calibri" w:hAnsi="Calibri" w:cs="Calibri" w:eastAsiaTheme="minorHAnsi"/>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3" w15:restartNumberingAfterBreak="0">
    <w:nsid w:val="0A2D0777"/>
    <w:multiLevelType w:val="hybridMultilevel"/>
    <w:tmpl w:val="28B03BA0"/>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4" w15:restartNumberingAfterBreak="0">
    <w:nsid w:val="0A551062"/>
    <w:multiLevelType w:val="hybridMultilevel"/>
    <w:tmpl w:val="64D00426"/>
    <w:lvl w:ilvl="0" w:tplc="E208CA92">
      <w:start w:val="290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A865D9B"/>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6" w15:restartNumberingAfterBreak="0">
    <w:nsid w:val="0FB3DFD1"/>
    <w:multiLevelType w:val="hybridMultilevel"/>
    <w:tmpl w:val="2D044ECC"/>
    <w:lvl w:ilvl="0" w:tplc="480A2E44">
      <w:start w:val="1"/>
      <w:numFmt w:val="bullet"/>
      <w:lvlText w:val="-"/>
      <w:lvlJc w:val="left"/>
      <w:pPr>
        <w:ind w:left="1368" w:hanging="360"/>
      </w:pPr>
      <w:rPr>
        <w:rFonts w:hint="default" w:ascii="Aptos" w:hAnsi="Aptos"/>
      </w:rPr>
    </w:lvl>
    <w:lvl w:ilvl="1" w:tplc="6F104196">
      <w:start w:val="1"/>
      <w:numFmt w:val="bullet"/>
      <w:lvlText w:val="o"/>
      <w:lvlJc w:val="left"/>
      <w:pPr>
        <w:ind w:left="2088" w:hanging="360"/>
      </w:pPr>
      <w:rPr>
        <w:rFonts w:hint="default" w:ascii="Courier New" w:hAnsi="Courier New"/>
      </w:rPr>
    </w:lvl>
    <w:lvl w:ilvl="2" w:tplc="8700B168">
      <w:start w:val="1"/>
      <w:numFmt w:val="bullet"/>
      <w:lvlText w:val=""/>
      <w:lvlJc w:val="left"/>
      <w:pPr>
        <w:ind w:left="2808" w:hanging="360"/>
      </w:pPr>
      <w:rPr>
        <w:rFonts w:hint="default" w:ascii="Wingdings" w:hAnsi="Wingdings"/>
      </w:rPr>
    </w:lvl>
    <w:lvl w:ilvl="3" w:tplc="76B2F610">
      <w:start w:val="1"/>
      <w:numFmt w:val="bullet"/>
      <w:lvlText w:val=""/>
      <w:lvlJc w:val="left"/>
      <w:pPr>
        <w:ind w:left="3528" w:hanging="360"/>
      </w:pPr>
      <w:rPr>
        <w:rFonts w:hint="default" w:ascii="Symbol" w:hAnsi="Symbol"/>
      </w:rPr>
    </w:lvl>
    <w:lvl w:ilvl="4" w:tplc="53100F0A">
      <w:start w:val="1"/>
      <w:numFmt w:val="bullet"/>
      <w:lvlText w:val="o"/>
      <w:lvlJc w:val="left"/>
      <w:pPr>
        <w:ind w:left="4248" w:hanging="360"/>
      </w:pPr>
      <w:rPr>
        <w:rFonts w:hint="default" w:ascii="Courier New" w:hAnsi="Courier New"/>
      </w:rPr>
    </w:lvl>
    <w:lvl w:ilvl="5" w:tplc="677EC448">
      <w:start w:val="1"/>
      <w:numFmt w:val="bullet"/>
      <w:lvlText w:val=""/>
      <w:lvlJc w:val="left"/>
      <w:pPr>
        <w:ind w:left="4968" w:hanging="360"/>
      </w:pPr>
      <w:rPr>
        <w:rFonts w:hint="default" w:ascii="Wingdings" w:hAnsi="Wingdings"/>
      </w:rPr>
    </w:lvl>
    <w:lvl w:ilvl="6" w:tplc="AEB27E78">
      <w:start w:val="1"/>
      <w:numFmt w:val="bullet"/>
      <w:lvlText w:val=""/>
      <w:lvlJc w:val="left"/>
      <w:pPr>
        <w:ind w:left="5688" w:hanging="360"/>
      </w:pPr>
      <w:rPr>
        <w:rFonts w:hint="default" w:ascii="Symbol" w:hAnsi="Symbol"/>
      </w:rPr>
    </w:lvl>
    <w:lvl w:ilvl="7" w:tplc="29AACCFC">
      <w:start w:val="1"/>
      <w:numFmt w:val="bullet"/>
      <w:lvlText w:val="o"/>
      <w:lvlJc w:val="left"/>
      <w:pPr>
        <w:ind w:left="6408" w:hanging="360"/>
      </w:pPr>
      <w:rPr>
        <w:rFonts w:hint="default" w:ascii="Courier New" w:hAnsi="Courier New"/>
      </w:rPr>
    </w:lvl>
    <w:lvl w:ilvl="8" w:tplc="9C9A44CE">
      <w:start w:val="1"/>
      <w:numFmt w:val="bullet"/>
      <w:lvlText w:val=""/>
      <w:lvlJc w:val="left"/>
      <w:pPr>
        <w:ind w:left="7128" w:hanging="360"/>
      </w:pPr>
      <w:rPr>
        <w:rFonts w:hint="default" w:ascii="Wingdings" w:hAnsi="Wingdings"/>
      </w:rPr>
    </w:lvl>
  </w:abstractNum>
  <w:abstractNum w:abstractNumId="7" w15:restartNumberingAfterBreak="0">
    <w:nsid w:val="16480CB9"/>
    <w:multiLevelType w:val="hybridMultilevel"/>
    <w:tmpl w:val="787465A4"/>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175EC2E9"/>
    <w:multiLevelType w:val="hybridMultilevel"/>
    <w:tmpl w:val="05F03452"/>
    <w:lvl w:ilvl="0" w:tplc="9BBAA7A6">
      <w:start w:val="2900"/>
      <w:numFmt w:val="bullet"/>
      <w:lvlText w:val="-"/>
      <w:lvlJc w:val="left"/>
      <w:pPr>
        <w:ind w:left="1440" w:hanging="360"/>
      </w:pPr>
      <w:rPr>
        <w:rFonts w:hint="default" w:ascii="Calibri" w:hAnsi="Calibri"/>
      </w:rPr>
    </w:lvl>
    <w:lvl w:ilvl="1" w:tplc="3EA4865C">
      <w:start w:val="1"/>
      <w:numFmt w:val="bullet"/>
      <w:lvlText w:val="o"/>
      <w:lvlJc w:val="left"/>
      <w:pPr>
        <w:ind w:left="1440" w:hanging="360"/>
      </w:pPr>
      <w:rPr>
        <w:rFonts w:hint="default" w:ascii="Courier New" w:hAnsi="Courier New"/>
      </w:rPr>
    </w:lvl>
    <w:lvl w:ilvl="2" w:tplc="E1844736">
      <w:start w:val="1"/>
      <w:numFmt w:val="bullet"/>
      <w:lvlText w:val=""/>
      <w:lvlJc w:val="left"/>
      <w:pPr>
        <w:ind w:left="2160" w:hanging="360"/>
      </w:pPr>
      <w:rPr>
        <w:rFonts w:hint="default" w:ascii="Wingdings" w:hAnsi="Wingdings"/>
      </w:rPr>
    </w:lvl>
    <w:lvl w:ilvl="3" w:tplc="4F468592">
      <w:start w:val="1"/>
      <w:numFmt w:val="bullet"/>
      <w:lvlText w:val=""/>
      <w:lvlJc w:val="left"/>
      <w:pPr>
        <w:ind w:left="2880" w:hanging="360"/>
      </w:pPr>
      <w:rPr>
        <w:rFonts w:hint="default" w:ascii="Symbol" w:hAnsi="Symbol"/>
      </w:rPr>
    </w:lvl>
    <w:lvl w:ilvl="4" w:tplc="A4B0767A">
      <w:start w:val="1"/>
      <w:numFmt w:val="bullet"/>
      <w:lvlText w:val="o"/>
      <w:lvlJc w:val="left"/>
      <w:pPr>
        <w:ind w:left="3600" w:hanging="360"/>
      </w:pPr>
      <w:rPr>
        <w:rFonts w:hint="default" w:ascii="Courier New" w:hAnsi="Courier New"/>
      </w:rPr>
    </w:lvl>
    <w:lvl w:ilvl="5" w:tplc="908E27F8">
      <w:start w:val="1"/>
      <w:numFmt w:val="bullet"/>
      <w:lvlText w:val=""/>
      <w:lvlJc w:val="left"/>
      <w:pPr>
        <w:ind w:left="4320" w:hanging="360"/>
      </w:pPr>
      <w:rPr>
        <w:rFonts w:hint="default" w:ascii="Wingdings" w:hAnsi="Wingdings"/>
      </w:rPr>
    </w:lvl>
    <w:lvl w:ilvl="6" w:tplc="D9120178">
      <w:start w:val="1"/>
      <w:numFmt w:val="bullet"/>
      <w:lvlText w:val=""/>
      <w:lvlJc w:val="left"/>
      <w:pPr>
        <w:ind w:left="5040" w:hanging="360"/>
      </w:pPr>
      <w:rPr>
        <w:rFonts w:hint="default" w:ascii="Symbol" w:hAnsi="Symbol"/>
      </w:rPr>
    </w:lvl>
    <w:lvl w:ilvl="7" w:tplc="9792279A">
      <w:start w:val="1"/>
      <w:numFmt w:val="bullet"/>
      <w:lvlText w:val="o"/>
      <w:lvlJc w:val="left"/>
      <w:pPr>
        <w:ind w:left="5760" w:hanging="360"/>
      </w:pPr>
      <w:rPr>
        <w:rFonts w:hint="default" w:ascii="Courier New" w:hAnsi="Courier New"/>
      </w:rPr>
    </w:lvl>
    <w:lvl w:ilvl="8" w:tplc="82D00DBC">
      <w:start w:val="1"/>
      <w:numFmt w:val="bullet"/>
      <w:lvlText w:val=""/>
      <w:lvlJc w:val="left"/>
      <w:pPr>
        <w:ind w:left="6480" w:hanging="360"/>
      </w:pPr>
      <w:rPr>
        <w:rFonts w:hint="default" w:ascii="Wingdings" w:hAnsi="Wingdings"/>
      </w:rPr>
    </w:lvl>
  </w:abstractNum>
  <w:abstractNum w:abstractNumId="9" w15:restartNumberingAfterBreak="0">
    <w:nsid w:val="17D04A38"/>
    <w:multiLevelType w:val="hybridMultilevel"/>
    <w:tmpl w:val="31887960"/>
    <w:lvl w:ilvl="0" w:tplc="E208CA92">
      <w:start w:val="2900"/>
      <w:numFmt w:val="bullet"/>
      <w:lvlText w:val="-"/>
      <w:lvlJc w:val="left"/>
      <w:pPr>
        <w:ind w:left="1728" w:hanging="360"/>
      </w:pPr>
      <w:rPr>
        <w:rFonts w:hint="default" w:ascii="Calibri" w:hAnsi="Calibri" w:cs="Calibri" w:eastAsiaTheme="minorHAnsi"/>
      </w:rPr>
    </w:lvl>
    <w:lvl w:ilvl="1" w:tplc="FFFFFFFF" w:tentative="1">
      <w:start w:val="1"/>
      <w:numFmt w:val="bullet"/>
      <w:lvlText w:val="o"/>
      <w:lvlJc w:val="left"/>
      <w:pPr>
        <w:ind w:left="2448" w:hanging="360"/>
      </w:pPr>
      <w:rPr>
        <w:rFonts w:hint="default" w:ascii="Courier New" w:hAnsi="Courier New" w:cs="Courier New"/>
      </w:rPr>
    </w:lvl>
    <w:lvl w:ilvl="2" w:tplc="FFFFFFFF" w:tentative="1">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10" w15:restartNumberingAfterBreak="0">
    <w:nsid w:val="18082ABB"/>
    <w:multiLevelType w:val="multilevel"/>
    <w:tmpl w:val="B3344F58"/>
    <w:lvl w:ilvl="0">
      <w:start w:val="2900"/>
      <w:numFmt w:val="bullet"/>
      <w:lvlText w:val="-"/>
      <w:lvlJc w:val="left"/>
      <w:pPr>
        <w:tabs>
          <w:tab w:val="num" w:pos="1584"/>
        </w:tabs>
        <w:ind w:left="1584" w:hanging="360"/>
      </w:pPr>
      <w:rPr>
        <w:rFonts w:hint="default" w:ascii="Calibri" w:hAnsi="Calibri" w:cs="Calibri" w:eastAsiaTheme="minorHAnsi"/>
        <w:sz w:val="20"/>
      </w:rPr>
    </w:lvl>
    <w:lvl w:ilvl="1" w:tentative="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11" w15:restartNumberingAfterBreak="0">
    <w:nsid w:val="1A433F17"/>
    <w:multiLevelType w:val="hybridMultilevel"/>
    <w:tmpl w:val="6BFE66E6"/>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C726CF1"/>
    <w:multiLevelType w:val="hybridMultilevel"/>
    <w:tmpl w:val="463E4696"/>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13" w15:restartNumberingAfterBreak="0">
    <w:nsid w:val="1E753622"/>
    <w:multiLevelType w:val="hybridMultilevel"/>
    <w:tmpl w:val="0446600A"/>
    <w:lvl w:ilvl="0" w:tplc="E208CA92">
      <w:start w:val="2900"/>
      <w:numFmt w:val="bullet"/>
      <w:lvlText w:val="-"/>
      <w:lvlJc w:val="left"/>
      <w:pPr>
        <w:ind w:left="1440" w:hanging="360"/>
      </w:pPr>
      <w:rPr>
        <w:rFonts w:hint="default" w:ascii="Calibri" w:hAnsi="Calibri" w:cs="Calibri" w:eastAsiaTheme="minorHAnsi"/>
      </w:rPr>
    </w:lvl>
    <w:lvl w:ilvl="1" w:tplc="04090003">
      <w:start w:val="1"/>
      <w:numFmt w:val="bullet"/>
      <w:lvlText w:val="o"/>
      <w:lvlJc w:val="left"/>
      <w:pPr>
        <w:ind w:left="1512" w:hanging="360"/>
      </w:pPr>
      <w:rPr>
        <w:rFonts w:hint="default" w:ascii="Courier New" w:hAnsi="Courier New" w:cs="Courier New"/>
      </w:rPr>
    </w:lvl>
    <w:lvl w:ilvl="2" w:tplc="04090005" w:tentative="1">
      <w:start w:val="1"/>
      <w:numFmt w:val="bullet"/>
      <w:lvlText w:val=""/>
      <w:lvlJc w:val="left"/>
      <w:pPr>
        <w:ind w:left="2232" w:hanging="360"/>
      </w:pPr>
      <w:rPr>
        <w:rFonts w:hint="default" w:ascii="Wingdings" w:hAnsi="Wingdings"/>
      </w:rPr>
    </w:lvl>
    <w:lvl w:ilvl="3" w:tplc="04090001" w:tentative="1">
      <w:start w:val="1"/>
      <w:numFmt w:val="bullet"/>
      <w:lvlText w:val=""/>
      <w:lvlJc w:val="left"/>
      <w:pPr>
        <w:ind w:left="2952" w:hanging="360"/>
      </w:pPr>
      <w:rPr>
        <w:rFonts w:hint="default" w:ascii="Symbol" w:hAnsi="Symbol"/>
      </w:rPr>
    </w:lvl>
    <w:lvl w:ilvl="4" w:tplc="04090003" w:tentative="1">
      <w:start w:val="1"/>
      <w:numFmt w:val="bullet"/>
      <w:lvlText w:val="o"/>
      <w:lvlJc w:val="left"/>
      <w:pPr>
        <w:ind w:left="3672" w:hanging="360"/>
      </w:pPr>
      <w:rPr>
        <w:rFonts w:hint="default" w:ascii="Courier New" w:hAnsi="Courier New" w:cs="Courier New"/>
      </w:rPr>
    </w:lvl>
    <w:lvl w:ilvl="5" w:tplc="04090005" w:tentative="1">
      <w:start w:val="1"/>
      <w:numFmt w:val="bullet"/>
      <w:lvlText w:val=""/>
      <w:lvlJc w:val="left"/>
      <w:pPr>
        <w:ind w:left="4392" w:hanging="360"/>
      </w:pPr>
      <w:rPr>
        <w:rFonts w:hint="default" w:ascii="Wingdings" w:hAnsi="Wingdings"/>
      </w:rPr>
    </w:lvl>
    <w:lvl w:ilvl="6" w:tplc="04090001" w:tentative="1">
      <w:start w:val="1"/>
      <w:numFmt w:val="bullet"/>
      <w:lvlText w:val=""/>
      <w:lvlJc w:val="left"/>
      <w:pPr>
        <w:ind w:left="5112" w:hanging="360"/>
      </w:pPr>
      <w:rPr>
        <w:rFonts w:hint="default" w:ascii="Symbol" w:hAnsi="Symbol"/>
      </w:rPr>
    </w:lvl>
    <w:lvl w:ilvl="7" w:tplc="04090003" w:tentative="1">
      <w:start w:val="1"/>
      <w:numFmt w:val="bullet"/>
      <w:lvlText w:val="o"/>
      <w:lvlJc w:val="left"/>
      <w:pPr>
        <w:ind w:left="5832" w:hanging="360"/>
      </w:pPr>
      <w:rPr>
        <w:rFonts w:hint="default" w:ascii="Courier New" w:hAnsi="Courier New" w:cs="Courier New"/>
      </w:rPr>
    </w:lvl>
    <w:lvl w:ilvl="8" w:tplc="04090005" w:tentative="1">
      <w:start w:val="1"/>
      <w:numFmt w:val="bullet"/>
      <w:lvlText w:val=""/>
      <w:lvlJc w:val="left"/>
      <w:pPr>
        <w:ind w:left="6552" w:hanging="360"/>
      </w:pPr>
      <w:rPr>
        <w:rFonts w:hint="default" w:ascii="Wingdings" w:hAnsi="Wingdings"/>
      </w:rPr>
    </w:lvl>
  </w:abstractNum>
  <w:abstractNum w:abstractNumId="14" w15:restartNumberingAfterBreak="0">
    <w:nsid w:val="1FFA7C0D"/>
    <w:multiLevelType w:val="hybridMultilevel"/>
    <w:tmpl w:val="9BE65F08"/>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15" w15:restartNumberingAfterBreak="0">
    <w:nsid w:val="20243557"/>
    <w:multiLevelType w:val="multilevel"/>
    <w:tmpl w:val="F9443BCE"/>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89ED5AB"/>
    <w:multiLevelType w:val="hybridMultilevel"/>
    <w:tmpl w:val="CF56A03A"/>
    <w:lvl w:ilvl="0" w:tplc="772C65A6">
      <w:start w:val="1"/>
      <w:numFmt w:val="bullet"/>
      <w:lvlText w:val="-"/>
      <w:lvlJc w:val="left"/>
      <w:pPr>
        <w:ind w:left="1368" w:hanging="360"/>
      </w:pPr>
      <w:rPr>
        <w:rFonts w:hint="default" w:ascii="Aptos" w:hAnsi="Aptos"/>
      </w:rPr>
    </w:lvl>
    <w:lvl w:ilvl="1" w:tplc="0D5A847C">
      <w:start w:val="1"/>
      <w:numFmt w:val="bullet"/>
      <w:lvlText w:val="o"/>
      <w:lvlJc w:val="left"/>
      <w:pPr>
        <w:ind w:left="2088" w:hanging="360"/>
      </w:pPr>
      <w:rPr>
        <w:rFonts w:hint="default" w:ascii="Courier New" w:hAnsi="Courier New"/>
      </w:rPr>
    </w:lvl>
    <w:lvl w:ilvl="2" w:tplc="1CD80C20">
      <w:start w:val="1"/>
      <w:numFmt w:val="bullet"/>
      <w:lvlText w:val=""/>
      <w:lvlJc w:val="left"/>
      <w:pPr>
        <w:ind w:left="2808" w:hanging="360"/>
      </w:pPr>
      <w:rPr>
        <w:rFonts w:hint="default" w:ascii="Wingdings" w:hAnsi="Wingdings"/>
      </w:rPr>
    </w:lvl>
    <w:lvl w:ilvl="3" w:tplc="9B3276AA">
      <w:start w:val="1"/>
      <w:numFmt w:val="bullet"/>
      <w:lvlText w:val=""/>
      <w:lvlJc w:val="left"/>
      <w:pPr>
        <w:ind w:left="3528" w:hanging="360"/>
      </w:pPr>
      <w:rPr>
        <w:rFonts w:hint="default" w:ascii="Symbol" w:hAnsi="Symbol"/>
      </w:rPr>
    </w:lvl>
    <w:lvl w:ilvl="4" w:tplc="F828CCBA">
      <w:start w:val="1"/>
      <w:numFmt w:val="bullet"/>
      <w:lvlText w:val="o"/>
      <w:lvlJc w:val="left"/>
      <w:pPr>
        <w:ind w:left="4248" w:hanging="360"/>
      </w:pPr>
      <w:rPr>
        <w:rFonts w:hint="default" w:ascii="Courier New" w:hAnsi="Courier New"/>
      </w:rPr>
    </w:lvl>
    <w:lvl w:ilvl="5" w:tplc="8536F9F4">
      <w:start w:val="1"/>
      <w:numFmt w:val="bullet"/>
      <w:lvlText w:val=""/>
      <w:lvlJc w:val="left"/>
      <w:pPr>
        <w:ind w:left="4968" w:hanging="360"/>
      </w:pPr>
      <w:rPr>
        <w:rFonts w:hint="default" w:ascii="Wingdings" w:hAnsi="Wingdings"/>
      </w:rPr>
    </w:lvl>
    <w:lvl w:ilvl="6" w:tplc="AE3CDC1E">
      <w:start w:val="1"/>
      <w:numFmt w:val="bullet"/>
      <w:lvlText w:val=""/>
      <w:lvlJc w:val="left"/>
      <w:pPr>
        <w:ind w:left="5688" w:hanging="360"/>
      </w:pPr>
      <w:rPr>
        <w:rFonts w:hint="default" w:ascii="Symbol" w:hAnsi="Symbol"/>
      </w:rPr>
    </w:lvl>
    <w:lvl w:ilvl="7" w:tplc="07360000">
      <w:start w:val="1"/>
      <w:numFmt w:val="bullet"/>
      <w:lvlText w:val="o"/>
      <w:lvlJc w:val="left"/>
      <w:pPr>
        <w:ind w:left="6408" w:hanging="360"/>
      </w:pPr>
      <w:rPr>
        <w:rFonts w:hint="default" w:ascii="Courier New" w:hAnsi="Courier New"/>
      </w:rPr>
    </w:lvl>
    <w:lvl w:ilvl="8" w:tplc="555C0EF4">
      <w:start w:val="1"/>
      <w:numFmt w:val="bullet"/>
      <w:lvlText w:val=""/>
      <w:lvlJc w:val="left"/>
      <w:pPr>
        <w:ind w:left="7128" w:hanging="360"/>
      </w:pPr>
      <w:rPr>
        <w:rFonts w:hint="default" w:ascii="Wingdings" w:hAnsi="Wingdings"/>
      </w:rPr>
    </w:lvl>
  </w:abstractNum>
  <w:abstractNum w:abstractNumId="17" w15:restartNumberingAfterBreak="0">
    <w:nsid w:val="2AC17488"/>
    <w:multiLevelType w:val="hybridMultilevel"/>
    <w:tmpl w:val="D362E83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D2064DE"/>
    <w:multiLevelType w:val="hybridMultilevel"/>
    <w:tmpl w:val="DB0A8C76"/>
    <w:lvl w:ilvl="0" w:tplc="E208CA92">
      <w:start w:val="2900"/>
      <w:numFmt w:val="bullet"/>
      <w:lvlText w:val="-"/>
      <w:lvlJc w:val="left"/>
      <w:pPr>
        <w:ind w:left="1440" w:hanging="360"/>
      </w:pPr>
      <w:rPr>
        <w:rFonts w:hint="default" w:ascii="Calibri" w:hAnsi="Calibri" w:cs="Calibri" w:eastAsiaTheme="minorHAns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2F8E0961"/>
    <w:multiLevelType w:val="multilevel"/>
    <w:tmpl w:val="CE5660CC"/>
    <w:lvl w:ilvl="0">
      <w:start w:val="2900"/>
      <w:numFmt w:val="bullet"/>
      <w:lvlText w:val="-"/>
      <w:lvlJc w:val="left"/>
      <w:pPr>
        <w:tabs>
          <w:tab w:val="num" w:pos="1800"/>
        </w:tabs>
        <w:ind w:left="1800" w:hanging="360"/>
      </w:pPr>
      <w:rPr>
        <w:rFonts w:hint="default" w:ascii="Calibri" w:hAnsi="Calibri" w:cs="Calibri" w:eastAsiaTheme="minorHAnsi"/>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1738E1"/>
    <w:multiLevelType w:val="multilevel"/>
    <w:tmpl w:val="B1BC2608"/>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1" w15:restartNumberingAfterBreak="0">
    <w:nsid w:val="357E6999"/>
    <w:multiLevelType w:val="multilevel"/>
    <w:tmpl w:val="9F6677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6120E51"/>
    <w:multiLevelType w:val="multilevel"/>
    <w:tmpl w:val="1F267532"/>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837"/>
      <w:numFmt w:val="decimal"/>
      <w:lvlText w:val="%2"/>
      <w:lvlJc w:val="left"/>
      <w:pPr>
        <w:ind w:left="2304" w:hanging="360"/>
      </w:pPr>
      <w:rPr>
        <w:rFonts w:hint="default"/>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23" w15:restartNumberingAfterBreak="0">
    <w:nsid w:val="39662AF8"/>
    <w:multiLevelType w:val="multilevel"/>
    <w:tmpl w:val="72C21290"/>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24" w15:restartNumberingAfterBreak="0">
    <w:nsid w:val="39B51C7B"/>
    <w:multiLevelType w:val="multilevel"/>
    <w:tmpl w:val="9794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3A905A7F"/>
    <w:multiLevelType w:val="multilevel"/>
    <w:tmpl w:val="E09ED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AFD4608"/>
    <w:multiLevelType w:val="hybridMultilevel"/>
    <w:tmpl w:val="218EAA72"/>
    <w:lvl w:ilvl="0" w:tplc="E208CA92">
      <w:start w:val="2900"/>
      <w:numFmt w:val="bullet"/>
      <w:lvlText w:val="-"/>
      <w:lvlJc w:val="left"/>
      <w:pPr>
        <w:ind w:left="360" w:hanging="360"/>
      </w:pPr>
      <w:rPr>
        <w:rFonts w:hint="default" w:ascii="Calibri" w:hAnsi="Calibri" w:cs="Calibri" w:eastAsiaTheme="minorHAnsi"/>
      </w:rPr>
    </w:lvl>
    <w:lvl w:ilvl="1" w:tplc="04090003">
      <w:start w:val="1"/>
      <w:numFmt w:val="bullet"/>
      <w:lvlText w:val="o"/>
      <w:lvlJc w:val="left"/>
      <w:pPr>
        <w:ind w:left="432" w:hanging="360"/>
      </w:pPr>
      <w:rPr>
        <w:rFonts w:hint="default" w:ascii="Courier New" w:hAnsi="Courier New" w:cs="Courier New"/>
      </w:rPr>
    </w:lvl>
    <w:lvl w:ilvl="2" w:tplc="04090005">
      <w:start w:val="1"/>
      <w:numFmt w:val="bullet"/>
      <w:lvlText w:val=""/>
      <w:lvlJc w:val="left"/>
      <w:pPr>
        <w:ind w:left="1152" w:hanging="360"/>
      </w:pPr>
      <w:rPr>
        <w:rFonts w:hint="default" w:ascii="Wingdings" w:hAnsi="Wingdings"/>
      </w:rPr>
    </w:lvl>
    <w:lvl w:ilvl="3" w:tplc="E208CA92">
      <w:start w:val="2900"/>
      <w:numFmt w:val="bullet"/>
      <w:lvlText w:val="-"/>
      <w:lvlJc w:val="left"/>
      <w:pPr>
        <w:ind w:left="1872" w:hanging="360"/>
      </w:pPr>
      <w:rPr>
        <w:rFonts w:hint="default" w:ascii="Calibri" w:hAnsi="Calibri" w:cs="Calibri" w:eastAsiaTheme="minorHAnsi"/>
      </w:rPr>
    </w:lvl>
    <w:lvl w:ilvl="4" w:tplc="04090003" w:tentative="1">
      <w:start w:val="1"/>
      <w:numFmt w:val="bullet"/>
      <w:lvlText w:val="o"/>
      <w:lvlJc w:val="left"/>
      <w:pPr>
        <w:ind w:left="2592" w:hanging="360"/>
      </w:pPr>
      <w:rPr>
        <w:rFonts w:hint="default" w:ascii="Courier New" w:hAnsi="Courier New" w:cs="Courier New"/>
      </w:rPr>
    </w:lvl>
    <w:lvl w:ilvl="5" w:tplc="04090005" w:tentative="1">
      <w:start w:val="1"/>
      <w:numFmt w:val="bullet"/>
      <w:lvlText w:val=""/>
      <w:lvlJc w:val="left"/>
      <w:pPr>
        <w:ind w:left="3312" w:hanging="360"/>
      </w:pPr>
      <w:rPr>
        <w:rFonts w:hint="default" w:ascii="Wingdings" w:hAnsi="Wingdings"/>
      </w:rPr>
    </w:lvl>
    <w:lvl w:ilvl="6" w:tplc="04090001" w:tentative="1">
      <w:start w:val="1"/>
      <w:numFmt w:val="bullet"/>
      <w:lvlText w:val=""/>
      <w:lvlJc w:val="left"/>
      <w:pPr>
        <w:ind w:left="4032" w:hanging="360"/>
      </w:pPr>
      <w:rPr>
        <w:rFonts w:hint="default" w:ascii="Symbol" w:hAnsi="Symbol"/>
      </w:rPr>
    </w:lvl>
    <w:lvl w:ilvl="7" w:tplc="04090003" w:tentative="1">
      <w:start w:val="1"/>
      <w:numFmt w:val="bullet"/>
      <w:lvlText w:val="o"/>
      <w:lvlJc w:val="left"/>
      <w:pPr>
        <w:ind w:left="4752" w:hanging="360"/>
      </w:pPr>
      <w:rPr>
        <w:rFonts w:hint="default" w:ascii="Courier New" w:hAnsi="Courier New" w:cs="Courier New"/>
      </w:rPr>
    </w:lvl>
    <w:lvl w:ilvl="8" w:tplc="04090005" w:tentative="1">
      <w:start w:val="1"/>
      <w:numFmt w:val="bullet"/>
      <w:lvlText w:val=""/>
      <w:lvlJc w:val="left"/>
      <w:pPr>
        <w:ind w:left="5472" w:hanging="360"/>
      </w:pPr>
      <w:rPr>
        <w:rFonts w:hint="default" w:ascii="Wingdings" w:hAnsi="Wingdings"/>
      </w:rPr>
    </w:lvl>
  </w:abstractNum>
  <w:abstractNum w:abstractNumId="27" w15:restartNumberingAfterBreak="0">
    <w:nsid w:val="4167444E"/>
    <w:multiLevelType w:val="multilevel"/>
    <w:tmpl w:val="28D4B2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1701481"/>
    <w:multiLevelType w:val="hybridMultilevel"/>
    <w:tmpl w:val="534E43E0"/>
    <w:lvl w:ilvl="0" w:tplc="733C4298">
      <w:start w:val="2"/>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464767CA"/>
    <w:multiLevelType w:val="hybridMultilevel"/>
    <w:tmpl w:val="F2009E58"/>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3">
      <w:start w:val="1"/>
      <w:numFmt w:val="bullet"/>
      <w:lvlText w:val="o"/>
      <w:lvlJc w:val="left"/>
      <w:pPr>
        <w:ind w:left="2520" w:hanging="360"/>
      </w:pPr>
      <w:rPr>
        <w:rFonts w:hint="default" w:ascii="Courier New" w:hAnsi="Courier New" w:cs="Courier New"/>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9562940"/>
    <w:multiLevelType w:val="hybridMultilevel"/>
    <w:tmpl w:val="31CA8B50"/>
    <w:lvl w:ilvl="0" w:tplc="E208CA92">
      <w:start w:val="2900"/>
      <w:numFmt w:val="bullet"/>
      <w:lvlText w:val="-"/>
      <w:lvlJc w:val="left"/>
      <w:pPr>
        <w:ind w:left="1800" w:hanging="360"/>
      </w:pPr>
      <w:rPr>
        <w:rFonts w:hint="default" w:ascii="Calibri" w:hAnsi="Calibri" w:cs="Calibri" w:eastAsiaTheme="minorHAnsi"/>
      </w:rPr>
    </w:lvl>
    <w:lvl w:ilvl="1" w:tplc="FFFFFFFF" w:tentative="1">
      <w:start w:val="1"/>
      <w:numFmt w:val="bullet"/>
      <w:lvlText w:val="o"/>
      <w:lvlJc w:val="left"/>
      <w:pPr>
        <w:ind w:left="1872" w:hanging="360"/>
      </w:pPr>
      <w:rPr>
        <w:rFonts w:hint="default" w:ascii="Courier New" w:hAnsi="Courier New" w:cs="Courier New"/>
      </w:rPr>
    </w:lvl>
    <w:lvl w:ilvl="2" w:tplc="FFFFFFFF" w:tentative="1">
      <w:start w:val="1"/>
      <w:numFmt w:val="bullet"/>
      <w:lvlText w:val=""/>
      <w:lvlJc w:val="left"/>
      <w:pPr>
        <w:ind w:left="2592" w:hanging="360"/>
      </w:pPr>
      <w:rPr>
        <w:rFonts w:hint="default" w:ascii="Wingdings" w:hAnsi="Wingdings"/>
      </w:rPr>
    </w:lvl>
    <w:lvl w:ilvl="3" w:tplc="FFFFFFFF" w:tentative="1">
      <w:start w:val="1"/>
      <w:numFmt w:val="bullet"/>
      <w:lvlText w:val=""/>
      <w:lvlJc w:val="left"/>
      <w:pPr>
        <w:ind w:left="3312" w:hanging="360"/>
      </w:pPr>
      <w:rPr>
        <w:rFonts w:hint="default" w:ascii="Symbol" w:hAnsi="Symbol"/>
      </w:rPr>
    </w:lvl>
    <w:lvl w:ilvl="4" w:tplc="FFFFFFFF" w:tentative="1">
      <w:start w:val="1"/>
      <w:numFmt w:val="bullet"/>
      <w:lvlText w:val="o"/>
      <w:lvlJc w:val="left"/>
      <w:pPr>
        <w:ind w:left="4032" w:hanging="360"/>
      </w:pPr>
      <w:rPr>
        <w:rFonts w:hint="default" w:ascii="Courier New" w:hAnsi="Courier New" w:cs="Courier New"/>
      </w:rPr>
    </w:lvl>
    <w:lvl w:ilvl="5" w:tplc="FFFFFFFF" w:tentative="1">
      <w:start w:val="1"/>
      <w:numFmt w:val="bullet"/>
      <w:lvlText w:val=""/>
      <w:lvlJc w:val="left"/>
      <w:pPr>
        <w:ind w:left="4752" w:hanging="360"/>
      </w:pPr>
      <w:rPr>
        <w:rFonts w:hint="default" w:ascii="Wingdings" w:hAnsi="Wingdings"/>
      </w:rPr>
    </w:lvl>
    <w:lvl w:ilvl="6" w:tplc="FFFFFFFF" w:tentative="1">
      <w:start w:val="1"/>
      <w:numFmt w:val="bullet"/>
      <w:lvlText w:val=""/>
      <w:lvlJc w:val="left"/>
      <w:pPr>
        <w:ind w:left="5472" w:hanging="360"/>
      </w:pPr>
      <w:rPr>
        <w:rFonts w:hint="default" w:ascii="Symbol" w:hAnsi="Symbol"/>
      </w:rPr>
    </w:lvl>
    <w:lvl w:ilvl="7" w:tplc="FFFFFFFF" w:tentative="1">
      <w:start w:val="1"/>
      <w:numFmt w:val="bullet"/>
      <w:lvlText w:val="o"/>
      <w:lvlJc w:val="left"/>
      <w:pPr>
        <w:ind w:left="6192" w:hanging="360"/>
      </w:pPr>
      <w:rPr>
        <w:rFonts w:hint="default" w:ascii="Courier New" w:hAnsi="Courier New" w:cs="Courier New"/>
      </w:rPr>
    </w:lvl>
    <w:lvl w:ilvl="8" w:tplc="FFFFFFFF" w:tentative="1">
      <w:start w:val="1"/>
      <w:numFmt w:val="bullet"/>
      <w:lvlText w:val=""/>
      <w:lvlJc w:val="left"/>
      <w:pPr>
        <w:ind w:left="6912" w:hanging="360"/>
      </w:pPr>
      <w:rPr>
        <w:rFonts w:hint="default" w:ascii="Wingdings" w:hAnsi="Wingdings"/>
      </w:rPr>
    </w:lvl>
  </w:abstractNum>
  <w:abstractNum w:abstractNumId="31" w15:restartNumberingAfterBreak="0">
    <w:nsid w:val="4F314B31"/>
    <w:multiLevelType w:val="hybridMultilevel"/>
    <w:tmpl w:val="FE468BF8"/>
    <w:lvl w:ilvl="0" w:tplc="E208CA92">
      <w:start w:val="2900"/>
      <w:numFmt w:val="bullet"/>
      <w:lvlText w:val="-"/>
      <w:lvlJc w:val="left"/>
      <w:pPr>
        <w:ind w:left="1800" w:hanging="360"/>
      </w:pPr>
      <w:rPr>
        <w:rFonts w:hint="default" w:ascii="Calibri" w:hAnsi="Calibri" w:cs="Calibri" w:eastAsiaTheme="minorHAnsi"/>
      </w:rPr>
    </w:lvl>
    <w:lvl w:ilvl="1" w:tplc="04090003" w:tentative="1">
      <w:start w:val="1"/>
      <w:numFmt w:val="bullet"/>
      <w:lvlText w:val="o"/>
      <w:lvlJc w:val="left"/>
      <w:pPr>
        <w:ind w:left="1872" w:hanging="360"/>
      </w:pPr>
      <w:rPr>
        <w:rFonts w:hint="default" w:ascii="Courier New" w:hAnsi="Courier New" w:cs="Courier New"/>
      </w:rPr>
    </w:lvl>
    <w:lvl w:ilvl="2" w:tplc="04090005" w:tentative="1">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2" w15:restartNumberingAfterBreak="0">
    <w:nsid w:val="50F92D12"/>
    <w:multiLevelType w:val="hybridMultilevel"/>
    <w:tmpl w:val="9FA4FC3C"/>
    <w:lvl w:ilvl="0" w:tplc="E208CA92">
      <w:start w:val="2900"/>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8DB0D1A"/>
    <w:multiLevelType w:val="multilevel"/>
    <w:tmpl w:val="5E0ECCF2"/>
    <w:lvl w:ilvl="0">
      <w:start w:val="2900"/>
      <w:numFmt w:val="bullet"/>
      <w:lvlText w:val="-"/>
      <w:lvlJc w:val="left"/>
      <w:pPr>
        <w:tabs>
          <w:tab w:val="num" w:pos="720"/>
        </w:tabs>
        <w:ind w:left="720" w:hanging="360"/>
      </w:pPr>
      <w:rPr>
        <w:rFonts w:hint="default" w:ascii="Calibri" w:hAnsi="Calibri" w:cs="Calibri" w:eastAsiaTheme="minorHAnsi"/>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BB449F6"/>
    <w:multiLevelType w:val="multilevel"/>
    <w:tmpl w:val="0F268D28"/>
    <w:lvl w:ilvl="0">
      <w:start w:val="2900"/>
      <w:numFmt w:val="bullet"/>
      <w:lvlText w:val="-"/>
      <w:lvlJc w:val="left"/>
      <w:pPr>
        <w:tabs>
          <w:tab w:val="num" w:pos="1584"/>
        </w:tabs>
        <w:ind w:left="1584" w:hanging="360"/>
      </w:pPr>
      <w:rPr>
        <w:rFonts w:hint="default" w:ascii="Calibri" w:hAnsi="Calibri" w:cs="Calibri" w:eastAsiaTheme="minorHAnsi"/>
        <w:sz w:val="20"/>
      </w:rPr>
    </w:lvl>
    <w:lvl w:ilvl="1">
      <w:start w:val="1"/>
      <w:numFmt w:val="bullet"/>
      <w:lvlText w:val="o"/>
      <w:lvlJc w:val="left"/>
      <w:pPr>
        <w:tabs>
          <w:tab w:val="num" w:pos="2304"/>
        </w:tabs>
        <w:ind w:left="2304" w:hanging="360"/>
      </w:pPr>
      <w:rPr>
        <w:rFonts w:hint="default" w:ascii="Courier New" w:hAnsi="Courier New"/>
        <w:sz w:val="20"/>
      </w:rPr>
    </w:lvl>
    <w:lvl w:ilvl="2" w:tentative="1">
      <w:start w:val="1"/>
      <w:numFmt w:val="bullet"/>
      <w:lvlText w:val=""/>
      <w:lvlJc w:val="left"/>
      <w:pPr>
        <w:tabs>
          <w:tab w:val="num" w:pos="3024"/>
        </w:tabs>
        <w:ind w:left="3024" w:hanging="360"/>
      </w:pPr>
      <w:rPr>
        <w:rFonts w:hint="default" w:ascii="Wingdings" w:hAnsi="Wingdings"/>
        <w:sz w:val="20"/>
      </w:rPr>
    </w:lvl>
    <w:lvl w:ilvl="3" w:tentative="1">
      <w:start w:val="1"/>
      <w:numFmt w:val="bullet"/>
      <w:lvlText w:val=""/>
      <w:lvlJc w:val="left"/>
      <w:pPr>
        <w:tabs>
          <w:tab w:val="num" w:pos="3744"/>
        </w:tabs>
        <w:ind w:left="3744" w:hanging="360"/>
      </w:pPr>
      <w:rPr>
        <w:rFonts w:hint="default" w:ascii="Wingdings" w:hAnsi="Wingdings"/>
        <w:sz w:val="20"/>
      </w:rPr>
    </w:lvl>
    <w:lvl w:ilvl="4" w:tentative="1">
      <w:start w:val="1"/>
      <w:numFmt w:val="bullet"/>
      <w:lvlText w:val=""/>
      <w:lvlJc w:val="left"/>
      <w:pPr>
        <w:tabs>
          <w:tab w:val="num" w:pos="4464"/>
        </w:tabs>
        <w:ind w:left="4464" w:hanging="360"/>
      </w:pPr>
      <w:rPr>
        <w:rFonts w:hint="default" w:ascii="Wingdings" w:hAnsi="Wingdings"/>
        <w:sz w:val="20"/>
      </w:rPr>
    </w:lvl>
    <w:lvl w:ilvl="5" w:tentative="1">
      <w:start w:val="1"/>
      <w:numFmt w:val="bullet"/>
      <w:lvlText w:val=""/>
      <w:lvlJc w:val="left"/>
      <w:pPr>
        <w:tabs>
          <w:tab w:val="num" w:pos="5184"/>
        </w:tabs>
        <w:ind w:left="5184" w:hanging="360"/>
      </w:pPr>
      <w:rPr>
        <w:rFonts w:hint="default" w:ascii="Wingdings" w:hAnsi="Wingdings"/>
        <w:sz w:val="20"/>
      </w:rPr>
    </w:lvl>
    <w:lvl w:ilvl="6" w:tentative="1">
      <w:start w:val="1"/>
      <w:numFmt w:val="bullet"/>
      <w:lvlText w:val=""/>
      <w:lvlJc w:val="left"/>
      <w:pPr>
        <w:tabs>
          <w:tab w:val="num" w:pos="5904"/>
        </w:tabs>
        <w:ind w:left="5904" w:hanging="360"/>
      </w:pPr>
      <w:rPr>
        <w:rFonts w:hint="default" w:ascii="Wingdings" w:hAnsi="Wingdings"/>
        <w:sz w:val="20"/>
      </w:rPr>
    </w:lvl>
    <w:lvl w:ilvl="7" w:tentative="1">
      <w:start w:val="1"/>
      <w:numFmt w:val="bullet"/>
      <w:lvlText w:val=""/>
      <w:lvlJc w:val="left"/>
      <w:pPr>
        <w:tabs>
          <w:tab w:val="num" w:pos="6624"/>
        </w:tabs>
        <w:ind w:left="6624" w:hanging="360"/>
      </w:pPr>
      <w:rPr>
        <w:rFonts w:hint="default" w:ascii="Wingdings" w:hAnsi="Wingdings"/>
        <w:sz w:val="20"/>
      </w:rPr>
    </w:lvl>
    <w:lvl w:ilvl="8" w:tentative="1">
      <w:start w:val="1"/>
      <w:numFmt w:val="bullet"/>
      <w:lvlText w:val=""/>
      <w:lvlJc w:val="left"/>
      <w:pPr>
        <w:tabs>
          <w:tab w:val="num" w:pos="7344"/>
        </w:tabs>
        <w:ind w:left="7344" w:hanging="360"/>
      </w:pPr>
      <w:rPr>
        <w:rFonts w:hint="default" w:ascii="Wingdings" w:hAnsi="Wingdings"/>
        <w:sz w:val="20"/>
      </w:rPr>
    </w:lvl>
  </w:abstractNum>
  <w:abstractNum w:abstractNumId="35" w15:restartNumberingAfterBreak="0">
    <w:nsid w:val="5ED312B0"/>
    <w:multiLevelType w:val="hybridMultilevel"/>
    <w:tmpl w:val="F4D052C4"/>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6" w15:restartNumberingAfterBreak="0">
    <w:nsid w:val="60AD090A"/>
    <w:multiLevelType w:val="multilevel"/>
    <w:tmpl w:val="836C6062"/>
    <w:lvl w:ilvl="0">
      <w:start w:val="2900"/>
      <w:numFmt w:val="bullet"/>
      <w:lvlText w:val="-"/>
      <w:lvlJc w:val="left"/>
      <w:pPr>
        <w:tabs>
          <w:tab w:val="num" w:pos="1440"/>
        </w:tabs>
        <w:ind w:left="1440" w:hanging="360"/>
      </w:pPr>
      <w:rPr>
        <w:rFonts w:hint="default" w:ascii="Calibri" w:hAnsi="Calibri" w:cs="Calibri" w:eastAsiaTheme="minorHAns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7" w15:restartNumberingAfterBreak="0">
    <w:nsid w:val="62C56624"/>
    <w:multiLevelType w:val="hybridMultilevel"/>
    <w:tmpl w:val="748A6ECE"/>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1872" w:hanging="360"/>
      </w:pPr>
      <w:rPr>
        <w:rFonts w:hint="default" w:ascii="Courier New" w:hAnsi="Courier New" w:cs="Courier New"/>
      </w:rPr>
    </w:lvl>
    <w:lvl w:ilvl="2" w:tplc="04090005">
      <w:start w:val="1"/>
      <w:numFmt w:val="bullet"/>
      <w:lvlText w:val=""/>
      <w:lvlJc w:val="left"/>
      <w:pPr>
        <w:ind w:left="2592" w:hanging="360"/>
      </w:pPr>
      <w:rPr>
        <w:rFonts w:hint="default" w:ascii="Wingdings" w:hAnsi="Wingdings"/>
      </w:rPr>
    </w:lvl>
    <w:lvl w:ilvl="3" w:tplc="04090001" w:tentative="1">
      <w:start w:val="1"/>
      <w:numFmt w:val="bullet"/>
      <w:lvlText w:val=""/>
      <w:lvlJc w:val="left"/>
      <w:pPr>
        <w:ind w:left="3312" w:hanging="360"/>
      </w:pPr>
      <w:rPr>
        <w:rFonts w:hint="default" w:ascii="Symbol" w:hAnsi="Symbol"/>
      </w:rPr>
    </w:lvl>
    <w:lvl w:ilvl="4" w:tplc="04090003" w:tentative="1">
      <w:start w:val="1"/>
      <w:numFmt w:val="bullet"/>
      <w:lvlText w:val="o"/>
      <w:lvlJc w:val="left"/>
      <w:pPr>
        <w:ind w:left="4032" w:hanging="360"/>
      </w:pPr>
      <w:rPr>
        <w:rFonts w:hint="default" w:ascii="Courier New" w:hAnsi="Courier New" w:cs="Courier New"/>
      </w:rPr>
    </w:lvl>
    <w:lvl w:ilvl="5" w:tplc="04090005" w:tentative="1">
      <w:start w:val="1"/>
      <w:numFmt w:val="bullet"/>
      <w:lvlText w:val=""/>
      <w:lvlJc w:val="left"/>
      <w:pPr>
        <w:ind w:left="4752" w:hanging="360"/>
      </w:pPr>
      <w:rPr>
        <w:rFonts w:hint="default" w:ascii="Wingdings" w:hAnsi="Wingdings"/>
      </w:rPr>
    </w:lvl>
    <w:lvl w:ilvl="6" w:tplc="04090001" w:tentative="1">
      <w:start w:val="1"/>
      <w:numFmt w:val="bullet"/>
      <w:lvlText w:val=""/>
      <w:lvlJc w:val="left"/>
      <w:pPr>
        <w:ind w:left="5472" w:hanging="360"/>
      </w:pPr>
      <w:rPr>
        <w:rFonts w:hint="default" w:ascii="Symbol" w:hAnsi="Symbol"/>
      </w:rPr>
    </w:lvl>
    <w:lvl w:ilvl="7" w:tplc="04090003" w:tentative="1">
      <w:start w:val="1"/>
      <w:numFmt w:val="bullet"/>
      <w:lvlText w:val="o"/>
      <w:lvlJc w:val="left"/>
      <w:pPr>
        <w:ind w:left="6192" w:hanging="360"/>
      </w:pPr>
      <w:rPr>
        <w:rFonts w:hint="default" w:ascii="Courier New" w:hAnsi="Courier New" w:cs="Courier New"/>
      </w:rPr>
    </w:lvl>
    <w:lvl w:ilvl="8" w:tplc="04090005" w:tentative="1">
      <w:start w:val="1"/>
      <w:numFmt w:val="bullet"/>
      <w:lvlText w:val=""/>
      <w:lvlJc w:val="left"/>
      <w:pPr>
        <w:ind w:left="6912" w:hanging="360"/>
      </w:pPr>
      <w:rPr>
        <w:rFonts w:hint="default" w:ascii="Wingdings" w:hAnsi="Wingdings"/>
      </w:rPr>
    </w:lvl>
  </w:abstractNum>
  <w:abstractNum w:abstractNumId="38" w15:restartNumberingAfterBreak="0">
    <w:nsid w:val="6894448B"/>
    <w:multiLevelType w:val="multilevel"/>
    <w:tmpl w:val="BC4EA34A"/>
    <w:lvl w:ilvl="0">
      <w:start w:val="1"/>
      <w:numFmt w:val="bullet"/>
      <w:lvlText w:val=""/>
      <w:lvlJc w:val="left"/>
      <w:pPr>
        <w:tabs>
          <w:tab w:val="num" w:pos="720"/>
        </w:tabs>
        <w:ind w:left="1080" w:hanging="360"/>
      </w:pPr>
      <w:rPr>
        <w:rFonts w:hint="default" w:ascii="Symbol" w:hAnsi="Symbol"/>
        <w:sz w:val="20"/>
      </w:rPr>
    </w:lvl>
    <w:lvl w:ilvl="1" w:tentative="1">
      <w:start w:val="1"/>
      <w:numFmt w:val="bullet"/>
      <w:lvlText w:val="o"/>
      <w:lvlJc w:val="left"/>
      <w:pPr>
        <w:tabs>
          <w:tab w:val="num" w:pos="1440"/>
        </w:tabs>
        <w:ind w:left="1800" w:hanging="360"/>
      </w:pPr>
      <w:rPr>
        <w:rFonts w:hint="default" w:ascii="Courier New" w:hAnsi="Courier New"/>
        <w:sz w:val="20"/>
      </w:rPr>
    </w:lvl>
    <w:lvl w:ilvl="2" w:tentative="1">
      <w:start w:val="1"/>
      <w:numFmt w:val="bullet"/>
      <w:lvlText w:val=""/>
      <w:lvlJc w:val="left"/>
      <w:pPr>
        <w:tabs>
          <w:tab w:val="num" w:pos="2160"/>
        </w:tabs>
        <w:ind w:left="2520" w:hanging="360"/>
      </w:pPr>
      <w:rPr>
        <w:rFonts w:hint="default" w:ascii="Wingdings" w:hAnsi="Wingdings"/>
        <w:sz w:val="20"/>
      </w:rPr>
    </w:lvl>
    <w:lvl w:ilvl="3" w:tentative="1">
      <w:start w:val="1"/>
      <w:numFmt w:val="bullet"/>
      <w:lvlText w:val=""/>
      <w:lvlJc w:val="left"/>
      <w:pPr>
        <w:tabs>
          <w:tab w:val="num" w:pos="2880"/>
        </w:tabs>
        <w:ind w:left="3240" w:hanging="360"/>
      </w:pPr>
      <w:rPr>
        <w:rFonts w:hint="default" w:ascii="Wingdings" w:hAnsi="Wingdings"/>
        <w:sz w:val="20"/>
      </w:rPr>
    </w:lvl>
    <w:lvl w:ilvl="4" w:tentative="1">
      <w:start w:val="1"/>
      <w:numFmt w:val="bullet"/>
      <w:lvlText w:val=""/>
      <w:lvlJc w:val="left"/>
      <w:pPr>
        <w:tabs>
          <w:tab w:val="num" w:pos="3600"/>
        </w:tabs>
        <w:ind w:left="3960" w:hanging="360"/>
      </w:pPr>
      <w:rPr>
        <w:rFonts w:hint="default" w:ascii="Wingdings" w:hAnsi="Wingdings"/>
        <w:sz w:val="20"/>
      </w:rPr>
    </w:lvl>
    <w:lvl w:ilvl="5" w:tentative="1">
      <w:start w:val="1"/>
      <w:numFmt w:val="bullet"/>
      <w:lvlText w:val=""/>
      <w:lvlJc w:val="left"/>
      <w:pPr>
        <w:tabs>
          <w:tab w:val="num" w:pos="4320"/>
        </w:tabs>
        <w:ind w:left="4680" w:hanging="360"/>
      </w:pPr>
      <w:rPr>
        <w:rFonts w:hint="default" w:ascii="Wingdings" w:hAnsi="Wingdings"/>
        <w:sz w:val="20"/>
      </w:rPr>
    </w:lvl>
    <w:lvl w:ilvl="6" w:tentative="1">
      <w:start w:val="1"/>
      <w:numFmt w:val="bullet"/>
      <w:lvlText w:val=""/>
      <w:lvlJc w:val="left"/>
      <w:pPr>
        <w:tabs>
          <w:tab w:val="num" w:pos="5040"/>
        </w:tabs>
        <w:ind w:left="5400" w:hanging="360"/>
      </w:pPr>
      <w:rPr>
        <w:rFonts w:hint="default" w:ascii="Wingdings" w:hAnsi="Wingdings"/>
        <w:sz w:val="20"/>
      </w:rPr>
    </w:lvl>
    <w:lvl w:ilvl="7" w:tentative="1">
      <w:start w:val="1"/>
      <w:numFmt w:val="bullet"/>
      <w:lvlText w:val=""/>
      <w:lvlJc w:val="left"/>
      <w:pPr>
        <w:tabs>
          <w:tab w:val="num" w:pos="5760"/>
        </w:tabs>
        <w:ind w:left="6120" w:hanging="360"/>
      </w:pPr>
      <w:rPr>
        <w:rFonts w:hint="default" w:ascii="Wingdings" w:hAnsi="Wingdings"/>
        <w:sz w:val="20"/>
      </w:rPr>
    </w:lvl>
    <w:lvl w:ilvl="8" w:tentative="1">
      <w:start w:val="1"/>
      <w:numFmt w:val="bullet"/>
      <w:lvlText w:val=""/>
      <w:lvlJc w:val="left"/>
      <w:pPr>
        <w:tabs>
          <w:tab w:val="num" w:pos="6480"/>
        </w:tabs>
        <w:ind w:left="6840" w:hanging="360"/>
      </w:pPr>
      <w:rPr>
        <w:rFonts w:hint="default" w:ascii="Wingdings" w:hAnsi="Wingdings"/>
        <w:sz w:val="20"/>
      </w:rPr>
    </w:lvl>
  </w:abstractNum>
  <w:abstractNum w:abstractNumId="39" w15:restartNumberingAfterBreak="0">
    <w:nsid w:val="6D2D3070"/>
    <w:multiLevelType w:val="hybridMultilevel"/>
    <w:tmpl w:val="C68CA592"/>
    <w:lvl w:ilvl="0" w:tplc="E208CA92">
      <w:start w:val="2900"/>
      <w:numFmt w:val="bullet"/>
      <w:lvlText w:val="-"/>
      <w:lvlJc w:val="left"/>
      <w:pPr>
        <w:ind w:left="1368" w:hanging="360"/>
      </w:pPr>
      <w:rPr>
        <w:rFonts w:hint="default" w:ascii="Calibri" w:hAnsi="Calibri" w:cs="Calibri" w:eastAsiaTheme="minorHAnsi"/>
      </w:rPr>
    </w:lvl>
    <w:lvl w:ilvl="1" w:tplc="04090003">
      <w:start w:val="1"/>
      <w:numFmt w:val="bullet"/>
      <w:lvlText w:val="o"/>
      <w:lvlJc w:val="left"/>
      <w:pPr>
        <w:ind w:left="2088" w:hanging="360"/>
      </w:pPr>
      <w:rPr>
        <w:rFonts w:hint="default" w:ascii="Courier New" w:hAnsi="Courier New" w:cs="Courier New"/>
      </w:rPr>
    </w:lvl>
    <w:lvl w:ilvl="2" w:tplc="04090005" w:tentative="1">
      <w:start w:val="1"/>
      <w:numFmt w:val="bullet"/>
      <w:lvlText w:val=""/>
      <w:lvlJc w:val="left"/>
      <w:pPr>
        <w:ind w:left="2808" w:hanging="360"/>
      </w:pPr>
      <w:rPr>
        <w:rFonts w:hint="default" w:ascii="Wingdings" w:hAnsi="Wingdings"/>
      </w:rPr>
    </w:lvl>
    <w:lvl w:ilvl="3" w:tplc="04090001" w:tentative="1">
      <w:start w:val="1"/>
      <w:numFmt w:val="bullet"/>
      <w:lvlText w:val=""/>
      <w:lvlJc w:val="left"/>
      <w:pPr>
        <w:ind w:left="3528" w:hanging="360"/>
      </w:pPr>
      <w:rPr>
        <w:rFonts w:hint="default" w:ascii="Symbol" w:hAnsi="Symbol"/>
      </w:rPr>
    </w:lvl>
    <w:lvl w:ilvl="4" w:tplc="04090003" w:tentative="1">
      <w:start w:val="1"/>
      <w:numFmt w:val="bullet"/>
      <w:lvlText w:val="o"/>
      <w:lvlJc w:val="left"/>
      <w:pPr>
        <w:ind w:left="4248" w:hanging="360"/>
      </w:pPr>
      <w:rPr>
        <w:rFonts w:hint="default" w:ascii="Courier New" w:hAnsi="Courier New" w:cs="Courier New"/>
      </w:rPr>
    </w:lvl>
    <w:lvl w:ilvl="5" w:tplc="04090005" w:tentative="1">
      <w:start w:val="1"/>
      <w:numFmt w:val="bullet"/>
      <w:lvlText w:val=""/>
      <w:lvlJc w:val="left"/>
      <w:pPr>
        <w:ind w:left="4968" w:hanging="360"/>
      </w:pPr>
      <w:rPr>
        <w:rFonts w:hint="default" w:ascii="Wingdings" w:hAnsi="Wingdings"/>
      </w:rPr>
    </w:lvl>
    <w:lvl w:ilvl="6" w:tplc="04090001" w:tentative="1">
      <w:start w:val="1"/>
      <w:numFmt w:val="bullet"/>
      <w:lvlText w:val=""/>
      <w:lvlJc w:val="left"/>
      <w:pPr>
        <w:ind w:left="5688" w:hanging="360"/>
      </w:pPr>
      <w:rPr>
        <w:rFonts w:hint="default" w:ascii="Symbol" w:hAnsi="Symbol"/>
      </w:rPr>
    </w:lvl>
    <w:lvl w:ilvl="7" w:tplc="04090003" w:tentative="1">
      <w:start w:val="1"/>
      <w:numFmt w:val="bullet"/>
      <w:lvlText w:val="o"/>
      <w:lvlJc w:val="left"/>
      <w:pPr>
        <w:ind w:left="6408" w:hanging="360"/>
      </w:pPr>
      <w:rPr>
        <w:rFonts w:hint="default" w:ascii="Courier New" w:hAnsi="Courier New" w:cs="Courier New"/>
      </w:rPr>
    </w:lvl>
    <w:lvl w:ilvl="8" w:tplc="04090005" w:tentative="1">
      <w:start w:val="1"/>
      <w:numFmt w:val="bullet"/>
      <w:lvlText w:val=""/>
      <w:lvlJc w:val="left"/>
      <w:pPr>
        <w:ind w:left="7128" w:hanging="360"/>
      </w:pPr>
      <w:rPr>
        <w:rFonts w:hint="default" w:ascii="Wingdings" w:hAnsi="Wingdings"/>
      </w:rPr>
    </w:lvl>
  </w:abstractNum>
  <w:abstractNum w:abstractNumId="40" w15:restartNumberingAfterBreak="0">
    <w:nsid w:val="6D576B46"/>
    <w:multiLevelType w:val="hybridMultilevel"/>
    <w:tmpl w:val="77C8A244"/>
    <w:lvl w:ilvl="0" w:tplc="E208CA92">
      <w:start w:val="2900"/>
      <w:numFmt w:val="bullet"/>
      <w:lvlText w:val="-"/>
      <w:lvlJc w:val="left"/>
      <w:pPr>
        <w:ind w:left="1584" w:hanging="360"/>
      </w:pPr>
      <w:rPr>
        <w:rFonts w:hint="default" w:ascii="Calibri" w:hAnsi="Calibri" w:cs="Calibri" w:eastAsiaTheme="minorHAnsi"/>
      </w:rPr>
    </w:lvl>
    <w:lvl w:ilvl="1" w:tplc="04090003" w:tentative="1">
      <w:start w:val="1"/>
      <w:numFmt w:val="bullet"/>
      <w:lvlText w:val="o"/>
      <w:lvlJc w:val="left"/>
      <w:pPr>
        <w:ind w:left="2304" w:hanging="360"/>
      </w:pPr>
      <w:rPr>
        <w:rFonts w:hint="default" w:ascii="Courier New" w:hAnsi="Courier New" w:cs="Courier New"/>
      </w:rPr>
    </w:lvl>
    <w:lvl w:ilvl="2" w:tplc="04090005" w:tentative="1">
      <w:start w:val="1"/>
      <w:numFmt w:val="bullet"/>
      <w:lvlText w:val=""/>
      <w:lvlJc w:val="left"/>
      <w:pPr>
        <w:ind w:left="3024" w:hanging="360"/>
      </w:pPr>
      <w:rPr>
        <w:rFonts w:hint="default" w:ascii="Wingdings" w:hAnsi="Wingdings"/>
      </w:rPr>
    </w:lvl>
    <w:lvl w:ilvl="3" w:tplc="04090001" w:tentative="1">
      <w:start w:val="1"/>
      <w:numFmt w:val="bullet"/>
      <w:lvlText w:val=""/>
      <w:lvlJc w:val="left"/>
      <w:pPr>
        <w:ind w:left="3744" w:hanging="360"/>
      </w:pPr>
      <w:rPr>
        <w:rFonts w:hint="default" w:ascii="Symbol" w:hAnsi="Symbol"/>
      </w:rPr>
    </w:lvl>
    <w:lvl w:ilvl="4" w:tplc="04090003" w:tentative="1">
      <w:start w:val="1"/>
      <w:numFmt w:val="bullet"/>
      <w:lvlText w:val="o"/>
      <w:lvlJc w:val="left"/>
      <w:pPr>
        <w:ind w:left="4464" w:hanging="360"/>
      </w:pPr>
      <w:rPr>
        <w:rFonts w:hint="default" w:ascii="Courier New" w:hAnsi="Courier New" w:cs="Courier New"/>
      </w:rPr>
    </w:lvl>
    <w:lvl w:ilvl="5" w:tplc="04090005" w:tentative="1">
      <w:start w:val="1"/>
      <w:numFmt w:val="bullet"/>
      <w:lvlText w:val=""/>
      <w:lvlJc w:val="left"/>
      <w:pPr>
        <w:ind w:left="5184" w:hanging="360"/>
      </w:pPr>
      <w:rPr>
        <w:rFonts w:hint="default" w:ascii="Wingdings" w:hAnsi="Wingdings"/>
      </w:rPr>
    </w:lvl>
    <w:lvl w:ilvl="6" w:tplc="04090001" w:tentative="1">
      <w:start w:val="1"/>
      <w:numFmt w:val="bullet"/>
      <w:lvlText w:val=""/>
      <w:lvlJc w:val="left"/>
      <w:pPr>
        <w:ind w:left="5904" w:hanging="360"/>
      </w:pPr>
      <w:rPr>
        <w:rFonts w:hint="default" w:ascii="Symbol" w:hAnsi="Symbol"/>
      </w:rPr>
    </w:lvl>
    <w:lvl w:ilvl="7" w:tplc="04090003" w:tentative="1">
      <w:start w:val="1"/>
      <w:numFmt w:val="bullet"/>
      <w:lvlText w:val="o"/>
      <w:lvlJc w:val="left"/>
      <w:pPr>
        <w:ind w:left="6624" w:hanging="360"/>
      </w:pPr>
      <w:rPr>
        <w:rFonts w:hint="default" w:ascii="Courier New" w:hAnsi="Courier New" w:cs="Courier New"/>
      </w:rPr>
    </w:lvl>
    <w:lvl w:ilvl="8" w:tplc="04090005" w:tentative="1">
      <w:start w:val="1"/>
      <w:numFmt w:val="bullet"/>
      <w:lvlText w:val=""/>
      <w:lvlJc w:val="left"/>
      <w:pPr>
        <w:ind w:left="7344" w:hanging="360"/>
      </w:pPr>
      <w:rPr>
        <w:rFonts w:hint="default" w:ascii="Wingdings" w:hAnsi="Wingdings"/>
      </w:rPr>
    </w:lvl>
  </w:abstractNum>
  <w:abstractNum w:abstractNumId="41" w15:restartNumberingAfterBreak="0">
    <w:nsid w:val="6E0F0FDD"/>
    <w:multiLevelType w:val="hybridMultilevel"/>
    <w:tmpl w:val="973C888A"/>
    <w:lvl w:ilvl="0" w:tplc="E208CA92">
      <w:start w:val="2900"/>
      <w:numFmt w:val="bullet"/>
      <w:lvlText w:val="-"/>
      <w:lvlJc w:val="left"/>
      <w:pPr>
        <w:ind w:left="1800" w:hanging="360"/>
      </w:pPr>
      <w:rPr>
        <w:rFonts w:hint="default" w:ascii="Calibri" w:hAnsi="Calibri" w:cs="Calibri" w:eastAsiaTheme="minorHAnsi"/>
      </w:rPr>
    </w:lvl>
    <w:lvl w:ilvl="1" w:tplc="04090003">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7138F9CF"/>
    <w:multiLevelType w:val="hybridMultilevel"/>
    <w:tmpl w:val="5BA0A074"/>
    <w:lvl w:ilvl="0" w:tplc="FCA4D720">
      <w:start w:val="1"/>
      <w:numFmt w:val="bullet"/>
      <w:lvlText w:val="-"/>
      <w:lvlJc w:val="left"/>
      <w:pPr>
        <w:ind w:left="1368" w:hanging="360"/>
      </w:pPr>
      <w:rPr>
        <w:rFonts w:hint="default" w:ascii="Aptos" w:hAnsi="Aptos"/>
      </w:rPr>
    </w:lvl>
    <w:lvl w:ilvl="1" w:tplc="853481A4">
      <w:start w:val="1"/>
      <w:numFmt w:val="bullet"/>
      <w:lvlText w:val="o"/>
      <w:lvlJc w:val="left"/>
      <w:pPr>
        <w:ind w:left="2088" w:hanging="360"/>
      </w:pPr>
      <w:rPr>
        <w:rFonts w:hint="default" w:ascii="Courier New" w:hAnsi="Courier New"/>
      </w:rPr>
    </w:lvl>
    <w:lvl w:ilvl="2" w:tplc="0ADCF76E">
      <w:start w:val="1"/>
      <w:numFmt w:val="bullet"/>
      <w:lvlText w:val=""/>
      <w:lvlJc w:val="left"/>
      <w:pPr>
        <w:ind w:left="2808" w:hanging="360"/>
      </w:pPr>
      <w:rPr>
        <w:rFonts w:hint="default" w:ascii="Wingdings" w:hAnsi="Wingdings"/>
      </w:rPr>
    </w:lvl>
    <w:lvl w:ilvl="3" w:tplc="FFD88F10">
      <w:start w:val="1"/>
      <w:numFmt w:val="bullet"/>
      <w:lvlText w:val=""/>
      <w:lvlJc w:val="left"/>
      <w:pPr>
        <w:ind w:left="3528" w:hanging="360"/>
      </w:pPr>
      <w:rPr>
        <w:rFonts w:hint="default" w:ascii="Symbol" w:hAnsi="Symbol"/>
      </w:rPr>
    </w:lvl>
    <w:lvl w:ilvl="4" w:tplc="DD22DEF2">
      <w:start w:val="1"/>
      <w:numFmt w:val="bullet"/>
      <w:lvlText w:val="o"/>
      <w:lvlJc w:val="left"/>
      <w:pPr>
        <w:ind w:left="4248" w:hanging="360"/>
      </w:pPr>
      <w:rPr>
        <w:rFonts w:hint="default" w:ascii="Courier New" w:hAnsi="Courier New"/>
      </w:rPr>
    </w:lvl>
    <w:lvl w:ilvl="5" w:tplc="86C4AA64">
      <w:start w:val="1"/>
      <w:numFmt w:val="bullet"/>
      <w:lvlText w:val=""/>
      <w:lvlJc w:val="left"/>
      <w:pPr>
        <w:ind w:left="4968" w:hanging="360"/>
      </w:pPr>
      <w:rPr>
        <w:rFonts w:hint="default" w:ascii="Wingdings" w:hAnsi="Wingdings"/>
      </w:rPr>
    </w:lvl>
    <w:lvl w:ilvl="6" w:tplc="67CA0D94">
      <w:start w:val="1"/>
      <w:numFmt w:val="bullet"/>
      <w:lvlText w:val=""/>
      <w:lvlJc w:val="left"/>
      <w:pPr>
        <w:ind w:left="5688" w:hanging="360"/>
      </w:pPr>
      <w:rPr>
        <w:rFonts w:hint="default" w:ascii="Symbol" w:hAnsi="Symbol"/>
      </w:rPr>
    </w:lvl>
    <w:lvl w:ilvl="7" w:tplc="34C4C1C4">
      <w:start w:val="1"/>
      <w:numFmt w:val="bullet"/>
      <w:lvlText w:val="o"/>
      <w:lvlJc w:val="left"/>
      <w:pPr>
        <w:ind w:left="6408" w:hanging="360"/>
      </w:pPr>
      <w:rPr>
        <w:rFonts w:hint="default" w:ascii="Courier New" w:hAnsi="Courier New"/>
      </w:rPr>
    </w:lvl>
    <w:lvl w:ilvl="8" w:tplc="284C6312">
      <w:start w:val="1"/>
      <w:numFmt w:val="bullet"/>
      <w:lvlText w:val=""/>
      <w:lvlJc w:val="left"/>
      <w:pPr>
        <w:ind w:left="7128" w:hanging="360"/>
      </w:pPr>
      <w:rPr>
        <w:rFonts w:hint="default" w:ascii="Wingdings" w:hAnsi="Wingdings"/>
      </w:rPr>
    </w:lvl>
  </w:abstractNum>
  <w:abstractNum w:abstractNumId="43" w15:restartNumberingAfterBreak="0">
    <w:nsid w:val="728A6717"/>
    <w:multiLevelType w:val="hybridMultilevel"/>
    <w:tmpl w:val="6556FE2C"/>
    <w:lvl w:ilvl="0" w:tplc="E208CA92">
      <w:start w:val="2900"/>
      <w:numFmt w:val="bullet"/>
      <w:lvlText w:val="-"/>
      <w:lvlJc w:val="left"/>
      <w:pPr>
        <w:ind w:left="1728" w:hanging="360"/>
      </w:pPr>
      <w:rPr>
        <w:rFonts w:hint="default" w:ascii="Calibri" w:hAnsi="Calibri" w:cs="Calibri" w:eastAsiaTheme="minorHAnsi"/>
      </w:rPr>
    </w:lvl>
    <w:lvl w:ilvl="1" w:tplc="FFFFFFFF">
      <w:start w:val="1"/>
      <w:numFmt w:val="bullet"/>
      <w:lvlText w:val="o"/>
      <w:lvlJc w:val="left"/>
      <w:pPr>
        <w:ind w:left="2448" w:hanging="360"/>
      </w:pPr>
      <w:rPr>
        <w:rFonts w:hint="default" w:ascii="Courier New" w:hAnsi="Courier New" w:cs="Courier New"/>
      </w:rPr>
    </w:lvl>
    <w:lvl w:ilvl="2" w:tplc="FFFFFFFF">
      <w:start w:val="1"/>
      <w:numFmt w:val="bullet"/>
      <w:lvlText w:val=""/>
      <w:lvlJc w:val="left"/>
      <w:pPr>
        <w:ind w:left="3168" w:hanging="360"/>
      </w:pPr>
      <w:rPr>
        <w:rFonts w:hint="default" w:ascii="Wingdings" w:hAnsi="Wingdings"/>
      </w:rPr>
    </w:lvl>
    <w:lvl w:ilvl="3" w:tplc="FFFFFFFF" w:tentative="1">
      <w:start w:val="1"/>
      <w:numFmt w:val="bullet"/>
      <w:lvlText w:val=""/>
      <w:lvlJc w:val="left"/>
      <w:pPr>
        <w:ind w:left="3888" w:hanging="360"/>
      </w:pPr>
      <w:rPr>
        <w:rFonts w:hint="default" w:ascii="Symbol" w:hAnsi="Symbol"/>
      </w:rPr>
    </w:lvl>
    <w:lvl w:ilvl="4" w:tplc="FFFFFFFF" w:tentative="1">
      <w:start w:val="1"/>
      <w:numFmt w:val="bullet"/>
      <w:lvlText w:val="o"/>
      <w:lvlJc w:val="left"/>
      <w:pPr>
        <w:ind w:left="4608" w:hanging="360"/>
      </w:pPr>
      <w:rPr>
        <w:rFonts w:hint="default" w:ascii="Courier New" w:hAnsi="Courier New" w:cs="Courier New"/>
      </w:rPr>
    </w:lvl>
    <w:lvl w:ilvl="5" w:tplc="FFFFFFFF" w:tentative="1">
      <w:start w:val="1"/>
      <w:numFmt w:val="bullet"/>
      <w:lvlText w:val=""/>
      <w:lvlJc w:val="left"/>
      <w:pPr>
        <w:ind w:left="5328" w:hanging="360"/>
      </w:pPr>
      <w:rPr>
        <w:rFonts w:hint="default" w:ascii="Wingdings" w:hAnsi="Wingdings"/>
      </w:rPr>
    </w:lvl>
    <w:lvl w:ilvl="6" w:tplc="FFFFFFFF" w:tentative="1">
      <w:start w:val="1"/>
      <w:numFmt w:val="bullet"/>
      <w:lvlText w:val=""/>
      <w:lvlJc w:val="left"/>
      <w:pPr>
        <w:ind w:left="6048" w:hanging="360"/>
      </w:pPr>
      <w:rPr>
        <w:rFonts w:hint="default" w:ascii="Symbol" w:hAnsi="Symbol"/>
      </w:rPr>
    </w:lvl>
    <w:lvl w:ilvl="7" w:tplc="FFFFFFFF" w:tentative="1">
      <w:start w:val="1"/>
      <w:numFmt w:val="bullet"/>
      <w:lvlText w:val="o"/>
      <w:lvlJc w:val="left"/>
      <w:pPr>
        <w:ind w:left="6768" w:hanging="360"/>
      </w:pPr>
      <w:rPr>
        <w:rFonts w:hint="default" w:ascii="Courier New" w:hAnsi="Courier New" w:cs="Courier New"/>
      </w:rPr>
    </w:lvl>
    <w:lvl w:ilvl="8" w:tplc="FFFFFFFF" w:tentative="1">
      <w:start w:val="1"/>
      <w:numFmt w:val="bullet"/>
      <w:lvlText w:val=""/>
      <w:lvlJc w:val="left"/>
      <w:pPr>
        <w:ind w:left="7488" w:hanging="360"/>
      </w:pPr>
      <w:rPr>
        <w:rFonts w:hint="default" w:ascii="Wingdings" w:hAnsi="Wingdings"/>
      </w:rPr>
    </w:lvl>
  </w:abstractNum>
  <w:abstractNum w:abstractNumId="44" w15:restartNumberingAfterBreak="0">
    <w:nsid w:val="7B42563C"/>
    <w:multiLevelType w:val="multilevel"/>
    <w:tmpl w:val="65F0120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5" w15:restartNumberingAfterBreak="0">
    <w:nsid w:val="7C8966D3"/>
    <w:multiLevelType w:val="hybridMultilevel"/>
    <w:tmpl w:val="8622601A"/>
    <w:lvl w:ilvl="0" w:tplc="42448374">
      <w:start w:val="1"/>
      <w:numFmt w:val="bullet"/>
      <w:lvlText w:val="-"/>
      <w:lvlJc w:val="left"/>
      <w:pPr>
        <w:ind w:left="1584" w:hanging="360"/>
      </w:pPr>
      <w:rPr>
        <w:rFonts w:hint="default" w:ascii="Calibri" w:hAnsi="Calibri"/>
      </w:rPr>
    </w:lvl>
    <w:lvl w:ilvl="1" w:tplc="8F0AEF32">
      <w:start w:val="1"/>
      <w:numFmt w:val="bullet"/>
      <w:lvlText w:val="o"/>
      <w:lvlJc w:val="left"/>
      <w:pPr>
        <w:ind w:left="2304" w:hanging="360"/>
      </w:pPr>
      <w:rPr>
        <w:rFonts w:hint="default" w:ascii="Calibri" w:hAnsi="Calibri"/>
      </w:rPr>
    </w:lvl>
    <w:lvl w:ilvl="2" w:tplc="0D6092BC">
      <w:start w:val="1"/>
      <w:numFmt w:val="bullet"/>
      <w:lvlText w:val=""/>
      <w:lvlJc w:val="left"/>
      <w:pPr>
        <w:ind w:left="2160" w:hanging="360"/>
      </w:pPr>
      <w:rPr>
        <w:rFonts w:hint="default" w:ascii="Wingdings" w:hAnsi="Wingdings"/>
      </w:rPr>
    </w:lvl>
    <w:lvl w:ilvl="3" w:tplc="D3A857FC">
      <w:start w:val="1"/>
      <w:numFmt w:val="bullet"/>
      <w:lvlText w:val=""/>
      <w:lvlJc w:val="left"/>
      <w:pPr>
        <w:ind w:left="2880" w:hanging="360"/>
      </w:pPr>
      <w:rPr>
        <w:rFonts w:hint="default" w:ascii="Symbol" w:hAnsi="Symbol"/>
      </w:rPr>
    </w:lvl>
    <w:lvl w:ilvl="4" w:tplc="BB7E75C6">
      <w:start w:val="1"/>
      <w:numFmt w:val="bullet"/>
      <w:lvlText w:val="o"/>
      <w:lvlJc w:val="left"/>
      <w:pPr>
        <w:ind w:left="3600" w:hanging="360"/>
      </w:pPr>
      <w:rPr>
        <w:rFonts w:hint="default" w:ascii="Courier New" w:hAnsi="Courier New"/>
      </w:rPr>
    </w:lvl>
    <w:lvl w:ilvl="5" w:tplc="CA281FE8">
      <w:start w:val="1"/>
      <w:numFmt w:val="bullet"/>
      <w:lvlText w:val=""/>
      <w:lvlJc w:val="left"/>
      <w:pPr>
        <w:ind w:left="4320" w:hanging="360"/>
      </w:pPr>
      <w:rPr>
        <w:rFonts w:hint="default" w:ascii="Wingdings" w:hAnsi="Wingdings"/>
      </w:rPr>
    </w:lvl>
    <w:lvl w:ilvl="6" w:tplc="8AFC7422">
      <w:start w:val="1"/>
      <w:numFmt w:val="bullet"/>
      <w:lvlText w:val=""/>
      <w:lvlJc w:val="left"/>
      <w:pPr>
        <w:ind w:left="5040" w:hanging="360"/>
      </w:pPr>
      <w:rPr>
        <w:rFonts w:hint="default" w:ascii="Symbol" w:hAnsi="Symbol"/>
      </w:rPr>
    </w:lvl>
    <w:lvl w:ilvl="7" w:tplc="A710AB20">
      <w:start w:val="1"/>
      <w:numFmt w:val="bullet"/>
      <w:lvlText w:val="o"/>
      <w:lvlJc w:val="left"/>
      <w:pPr>
        <w:ind w:left="5760" w:hanging="360"/>
      </w:pPr>
      <w:rPr>
        <w:rFonts w:hint="default" w:ascii="Courier New" w:hAnsi="Courier New"/>
      </w:rPr>
    </w:lvl>
    <w:lvl w:ilvl="8" w:tplc="9DDA2078">
      <w:start w:val="1"/>
      <w:numFmt w:val="bullet"/>
      <w:lvlText w:val=""/>
      <w:lvlJc w:val="left"/>
      <w:pPr>
        <w:ind w:left="6480" w:hanging="360"/>
      </w:pPr>
      <w:rPr>
        <w:rFonts w:hint="default" w:ascii="Wingdings" w:hAnsi="Wingdings"/>
      </w:rPr>
    </w:lvl>
  </w:abstractNum>
  <w:num w:numId="1" w16cid:durableId="152843723">
    <w:abstractNumId w:val="16"/>
  </w:num>
  <w:num w:numId="2" w16cid:durableId="257301034">
    <w:abstractNumId w:val="6"/>
  </w:num>
  <w:num w:numId="3" w16cid:durableId="2117820415">
    <w:abstractNumId w:val="42"/>
  </w:num>
  <w:num w:numId="4" w16cid:durableId="2014992526">
    <w:abstractNumId w:val="44"/>
  </w:num>
  <w:num w:numId="5" w16cid:durableId="771585871">
    <w:abstractNumId w:val="39"/>
  </w:num>
  <w:num w:numId="6" w16cid:durableId="472790103">
    <w:abstractNumId w:val="11"/>
  </w:num>
  <w:num w:numId="7" w16cid:durableId="2051609631">
    <w:abstractNumId w:val="13"/>
  </w:num>
  <w:num w:numId="8" w16cid:durableId="1301495065">
    <w:abstractNumId w:val="26"/>
  </w:num>
  <w:num w:numId="9" w16cid:durableId="870999052">
    <w:abstractNumId w:val="37"/>
  </w:num>
  <w:num w:numId="10" w16cid:durableId="443380943">
    <w:abstractNumId w:val="3"/>
  </w:num>
  <w:num w:numId="11" w16cid:durableId="1856573125">
    <w:abstractNumId w:val="31"/>
  </w:num>
  <w:num w:numId="12" w16cid:durableId="1772508836">
    <w:abstractNumId w:val="12"/>
  </w:num>
  <w:num w:numId="13" w16cid:durableId="715742346">
    <w:abstractNumId w:val="35"/>
  </w:num>
  <w:num w:numId="14" w16cid:durableId="994064268">
    <w:abstractNumId w:val="43"/>
  </w:num>
  <w:num w:numId="15" w16cid:durableId="1046101298">
    <w:abstractNumId w:val="41"/>
  </w:num>
  <w:num w:numId="16" w16cid:durableId="1751072566">
    <w:abstractNumId w:val="29"/>
  </w:num>
  <w:num w:numId="17" w16cid:durableId="988441023">
    <w:abstractNumId w:val="30"/>
  </w:num>
  <w:num w:numId="18" w16cid:durableId="339892777">
    <w:abstractNumId w:val="9"/>
  </w:num>
  <w:num w:numId="19" w16cid:durableId="192882609">
    <w:abstractNumId w:val="19"/>
  </w:num>
  <w:num w:numId="20" w16cid:durableId="2104183755">
    <w:abstractNumId w:val="15"/>
  </w:num>
  <w:num w:numId="21" w16cid:durableId="600456201">
    <w:abstractNumId w:val="21"/>
  </w:num>
  <w:num w:numId="22" w16cid:durableId="1316688747">
    <w:abstractNumId w:val="14"/>
  </w:num>
  <w:num w:numId="23" w16cid:durableId="1721202666">
    <w:abstractNumId w:val="22"/>
  </w:num>
  <w:num w:numId="24" w16cid:durableId="1950509228">
    <w:abstractNumId w:val="10"/>
  </w:num>
  <w:num w:numId="25" w16cid:durableId="652292696">
    <w:abstractNumId w:val="34"/>
  </w:num>
  <w:num w:numId="26" w16cid:durableId="1840803255">
    <w:abstractNumId w:val="36"/>
  </w:num>
  <w:num w:numId="27" w16cid:durableId="740716307">
    <w:abstractNumId w:val="5"/>
  </w:num>
  <w:num w:numId="28" w16cid:durableId="891112015">
    <w:abstractNumId w:val="0"/>
  </w:num>
  <w:num w:numId="29" w16cid:durableId="1409376026">
    <w:abstractNumId w:val="18"/>
  </w:num>
  <w:num w:numId="30" w16cid:durableId="1047990323">
    <w:abstractNumId w:val="7"/>
  </w:num>
  <w:num w:numId="31" w16cid:durableId="135609265">
    <w:abstractNumId w:val="17"/>
  </w:num>
  <w:num w:numId="32" w16cid:durableId="830218531">
    <w:abstractNumId w:val="40"/>
  </w:num>
  <w:num w:numId="33" w16cid:durableId="1216232109">
    <w:abstractNumId w:val="32"/>
  </w:num>
  <w:num w:numId="34" w16cid:durableId="575282412">
    <w:abstractNumId w:val="27"/>
  </w:num>
  <w:num w:numId="35" w16cid:durableId="1321428936">
    <w:abstractNumId w:val="33"/>
  </w:num>
  <w:num w:numId="36" w16cid:durableId="102117843">
    <w:abstractNumId w:val="1"/>
  </w:num>
  <w:num w:numId="37" w16cid:durableId="1310985493">
    <w:abstractNumId w:val="44"/>
  </w:num>
  <w:num w:numId="38" w16cid:durableId="1010570702">
    <w:abstractNumId w:val="20"/>
  </w:num>
  <w:num w:numId="39" w16cid:durableId="807160916">
    <w:abstractNumId w:val="23"/>
  </w:num>
  <w:num w:numId="40" w16cid:durableId="1889951880">
    <w:abstractNumId w:val="38"/>
  </w:num>
  <w:num w:numId="41" w16cid:durableId="2037268323">
    <w:abstractNumId w:val="2"/>
  </w:num>
  <w:num w:numId="42" w16cid:durableId="1313947369">
    <w:abstractNumId w:val="28"/>
  </w:num>
  <w:num w:numId="43" w16cid:durableId="1270578739">
    <w:abstractNumId w:val="24"/>
  </w:num>
  <w:num w:numId="44" w16cid:durableId="744962407">
    <w:abstractNumId w:val="25"/>
  </w:num>
  <w:num w:numId="45" w16cid:durableId="1801265630">
    <w:abstractNumId w:val="8"/>
  </w:num>
  <w:num w:numId="46" w16cid:durableId="12801513">
    <w:abstractNumId w:val="45"/>
  </w:num>
  <w:num w:numId="47" w16cid:durableId="1107967750">
    <w:abstractNumId w:val="4"/>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 Dion">
    <w15:presenceInfo w15:providerId="AD" w15:userId="S::adion@sdata.us::4465bf29-45c4-4db5-8866-b40fb930b0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520"/>
    <w:rsid w:val="00000000"/>
    <w:rsid w:val="0000315E"/>
    <w:rsid w:val="000037A9"/>
    <w:rsid w:val="0000492A"/>
    <w:rsid w:val="00004BF9"/>
    <w:rsid w:val="00007079"/>
    <w:rsid w:val="000071CE"/>
    <w:rsid w:val="00012003"/>
    <w:rsid w:val="00013078"/>
    <w:rsid w:val="00013B9F"/>
    <w:rsid w:val="00015DBD"/>
    <w:rsid w:val="00024A7E"/>
    <w:rsid w:val="00024CB2"/>
    <w:rsid w:val="0002576A"/>
    <w:rsid w:val="000274ED"/>
    <w:rsid w:val="000343A1"/>
    <w:rsid w:val="000346CB"/>
    <w:rsid w:val="000356AC"/>
    <w:rsid w:val="000358DD"/>
    <w:rsid w:val="00040C20"/>
    <w:rsid w:val="000430DD"/>
    <w:rsid w:val="00045FFB"/>
    <w:rsid w:val="000478D9"/>
    <w:rsid w:val="000531F3"/>
    <w:rsid w:val="0005491A"/>
    <w:rsid w:val="00054A76"/>
    <w:rsid w:val="00055AAB"/>
    <w:rsid w:val="0005727C"/>
    <w:rsid w:val="000575DC"/>
    <w:rsid w:val="000659FA"/>
    <w:rsid w:val="0006772B"/>
    <w:rsid w:val="00067F02"/>
    <w:rsid w:val="000716B9"/>
    <w:rsid w:val="00073B3D"/>
    <w:rsid w:val="0007671A"/>
    <w:rsid w:val="00077ABF"/>
    <w:rsid w:val="00077D88"/>
    <w:rsid w:val="000808B4"/>
    <w:rsid w:val="00081AF7"/>
    <w:rsid w:val="0008212C"/>
    <w:rsid w:val="000928F0"/>
    <w:rsid w:val="00094103"/>
    <w:rsid w:val="00095B8D"/>
    <w:rsid w:val="00095FA3"/>
    <w:rsid w:val="00096039"/>
    <w:rsid w:val="00096603"/>
    <w:rsid w:val="000A4385"/>
    <w:rsid w:val="000A4675"/>
    <w:rsid w:val="000A506E"/>
    <w:rsid w:val="000A62B5"/>
    <w:rsid w:val="000B037E"/>
    <w:rsid w:val="000B0471"/>
    <w:rsid w:val="000B3929"/>
    <w:rsid w:val="000B4E21"/>
    <w:rsid w:val="000B564F"/>
    <w:rsid w:val="000B5AD5"/>
    <w:rsid w:val="000B6357"/>
    <w:rsid w:val="000B64E6"/>
    <w:rsid w:val="000B7129"/>
    <w:rsid w:val="000C0068"/>
    <w:rsid w:val="000C0ED8"/>
    <w:rsid w:val="000C2490"/>
    <w:rsid w:val="000C2B6B"/>
    <w:rsid w:val="000C2DE5"/>
    <w:rsid w:val="000C316E"/>
    <w:rsid w:val="000C3AED"/>
    <w:rsid w:val="000C4A58"/>
    <w:rsid w:val="000D4814"/>
    <w:rsid w:val="000D7D31"/>
    <w:rsid w:val="000E02B7"/>
    <w:rsid w:val="000E132C"/>
    <w:rsid w:val="000E24AD"/>
    <w:rsid w:val="000E2E55"/>
    <w:rsid w:val="000E3EA5"/>
    <w:rsid w:val="000E4F32"/>
    <w:rsid w:val="000E5E49"/>
    <w:rsid w:val="000E6AFE"/>
    <w:rsid w:val="000E6B0E"/>
    <w:rsid w:val="000E6CBB"/>
    <w:rsid w:val="000E713C"/>
    <w:rsid w:val="000E7C11"/>
    <w:rsid w:val="000F1FA7"/>
    <w:rsid w:val="000F2236"/>
    <w:rsid w:val="000F27DB"/>
    <w:rsid w:val="000F40B2"/>
    <w:rsid w:val="000F5C9E"/>
    <w:rsid w:val="000F738E"/>
    <w:rsid w:val="00100100"/>
    <w:rsid w:val="0010022A"/>
    <w:rsid w:val="00101016"/>
    <w:rsid w:val="00101D7C"/>
    <w:rsid w:val="0010240B"/>
    <w:rsid w:val="00103A7F"/>
    <w:rsid w:val="001044BB"/>
    <w:rsid w:val="00107C5D"/>
    <w:rsid w:val="00110D73"/>
    <w:rsid w:val="00112F3F"/>
    <w:rsid w:val="001171FC"/>
    <w:rsid w:val="001178D4"/>
    <w:rsid w:val="00120E8F"/>
    <w:rsid w:val="00121FF9"/>
    <w:rsid w:val="00124E59"/>
    <w:rsid w:val="00127674"/>
    <w:rsid w:val="00130494"/>
    <w:rsid w:val="00131EF5"/>
    <w:rsid w:val="001327AC"/>
    <w:rsid w:val="00132888"/>
    <w:rsid w:val="00133762"/>
    <w:rsid w:val="0013491D"/>
    <w:rsid w:val="00134FCB"/>
    <w:rsid w:val="001410C1"/>
    <w:rsid w:val="00142ED6"/>
    <w:rsid w:val="00145BB4"/>
    <w:rsid w:val="0014760C"/>
    <w:rsid w:val="00147E56"/>
    <w:rsid w:val="00150A78"/>
    <w:rsid w:val="00151824"/>
    <w:rsid w:val="0015295B"/>
    <w:rsid w:val="001550AE"/>
    <w:rsid w:val="00156DFF"/>
    <w:rsid w:val="00157636"/>
    <w:rsid w:val="0016045A"/>
    <w:rsid w:val="00160ED5"/>
    <w:rsid w:val="00161F4B"/>
    <w:rsid w:val="001655FB"/>
    <w:rsid w:val="0017294E"/>
    <w:rsid w:val="00172FB3"/>
    <w:rsid w:val="001775AC"/>
    <w:rsid w:val="001801D5"/>
    <w:rsid w:val="00181BFC"/>
    <w:rsid w:val="0018225A"/>
    <w:rsid w:val="00182566"/>
    <w:rsid w:val="00183915"/>
    <w:rsid w:val="00185D91"/>
    <w:rsid w:val="001865D1"/>
    <w:rsid w:val="00192003"/>
    <w:rsid w:val="0019227C"/>
    <w:rsid w:val="001927AE"/>
    <w:rsid w:val="00193DDA"/>
    <w:rsid w:val="001A1876"/>
    <w:rsid w:val="001A277B"/>
    <w:rsid w:val="001A2C62"/>
    <w:rsid w:val="001A2D8C"/>
    <w:rsid w:val="001A35D4"/>
    <w:rsid w:val="001A484C"/>
    <w:rsid w:val="001A68F8"/>
    <w:rsid w:val="001A7D61"/>
    <w:rsid w:val="001B4533"/>
    <w:rsid w:val="001B7FAF"/>
    <w:rsid w:val="001C15F6"/>
    <w:rsid w:val="001C1816"/>
    <w:rsid w:val="001C4CE1"/>
    <w:rsid w:val="001C69DC"/>
    <w:rsid w:val="001C7E11"/>
    <w:rsid w:val="001D1377"/>
    <w:rsid w:val="001D1BD5"/>
    <w:rsid w:val="001D47B2"/>
    <w:rsid w:val="001D488B"/>
    <w:rsid w:val="001D5A01"/>
    <w:rsid w:val="001D5FA9"/>
    <w:rsid w:val="001D6115"/>
    <w:rsid w:val="001E174D"/>
    <w:rsid w:val="001E2548"/>
    <w:rsid w:val="001E4425"/>
    <w:rsid w:val="001E76FE"/>
    <w:rsid w:val="001F0AC2"/>
    <w:rsid w:val="001F13AA"/>
    <w:rsid w:val="001F163E"/>
    <w:rsid w:val="001F349E"/>
    <w:rsid w:val="001F6EA8"/>
    <w:rsid w:val="0020072A"/>
    <w:rsid w:val="00200F41"/>
    <w:rsid w:val="00205323"/>
    <w:rsid w:val="00205E71"/>
    <w:rsid w:val="00213ED6"/>
    <w:rsid w:val="00216A8F"/>
    <w:rsid w:val="00216E03"/>
    <w:rsid w:val="002237C3"/>
    <w:rsid w:val="00224078"/>
    <w:rsid w:val="00225375"/>
    <w:rsid w:val="00225BDB"/>
    <w:rsid w:val="00226047"/>
    <w:rsid w:val="00227428"/>
    <w:rsid w:val="00227BE8"/>
    <w:rsid w:val="002361E4"/>
    <w:rsid w:val="002372D6"/>
    <w:rsid w:val="0023741F"/>
    <w:rsid w:val="002436A2"/>
    <w:rsid w:val="00244BC3"/>
    <w:rsid w:val="00245CF1"/>
    <w:rsid w:val="002462CC"/>
    <w:rsid w:val="00246F12"/>
    <w:rsid w:val="0025101F"/>
    <w:rsid w:val="00252756"/>
    <w:rsid w:val="00252C02"/>
    <w:rsid w:val="00254281"/>
    <w:rsid w:val="002556B9"/>
    <w:rsid w:val="00256928"/>
    <w:rsid w:val="00256E66"/>
    <w:rsid w:val="00261A9F"/>
    <w:rsid w:val="0026704A"/>
    <w:rsid w:val="0027006A"/>
    <w:rsid w:val="00273345"/>
    <w:rsid w:val="00274492"/>
    <w:rsid w:val="002763F8"/>
    <w:rsid w:val="0027738C"/>
    <w:rsid w:val="00277557"/>
    <w:rsid w:val="002801BB"/>
    <w:rsid w:val="00280C2A"/>
    <w:rsid w:val="0028169A"/>
    <w:rsid w:val="00290082"/>
    <w:rsid w:val="00291283"/>
    <w:rsid w:val="00291D24"/>
    <w:rsid w:val="00291E31"/>
    <w:rsid w:val="002922C6"/>
    <w:rsid w:val="00293A3A"/>
    <w:rsid w:val="00293F4B"/>
    <w:rsid w:val="00296888"/>
    <w:rsid w:val="0029706A"/>
    <w:rsid w:val="002A0734"/>
    <w:rsid w:val="002A523A"/>
    <w:rsid w:val="002A6908"/>
    <w:rsid w:val="002A6AD7"/>
    <w:rsid w:val="002B1974"/>
    <w:rsid w:val="002B401C"/>
    <w:rsid w:val="002B57A3"/>
    <w:rsid w:val="002B5F60"/>
    <w:rsid w:val="002C007F"/>
    <w:rsid w:val="002C0FFD"/>
    <w:rsid w:val="002C1433"/>
    <w:rsid w:val="002C3FE3"/>
    <w:rsid w:val="002C7DC4"/>
    <w:rsid w:val="002D2B2B"/>
    <w:rsid w:val="002D2D7F"/>
    <w:rsid w:val="002D2DBC"/>
    <w:rsid w:val="002D6FEE"/>
    <w:rsid w:val="002E1A5F"/>
    <w:rsid w:val="002E3CBA"/>
    <w:rsid w:val="002F1E1B"/>
    <w:rsid w:val="002F369F"/>
    <w:rsid w:val="002F4D68"/>
    <w:rsid w:val="002F6637"/>
    <w:rsid w:val="002F7716"/>
    <w:rsid w:val="00300E4F"/>
    <w:rsid w:val="003033A2"/>
    <w:rsid w:val="0030547F"/>
    <w:rsid w:val="00306220"/>
    <w:rsid w:val="00307657"/>
    <w:rsid w:val="00313380"/>
    <w:rsid w:val="00316E79"/>
    <w:rsid w:val="00322BF8"/>
    <w:rsid w:val="003233E3"/>
    <w:rsid w:val="00323CD4"/>
    <w:rsid w:val="0032414D"/>
    <w:rsid w:val="00327246"/>
    <w:rsid w:val="00327690"/>
    <w:rsid w:val="00327B79"/>
    <w:rsid w:val="00330C0B"/>
    <w:rsid w:val="00331D14"/>
    <w:rsid w:val="0033297E"/>
    <w:rsid w:val="00333B7C"/>
    <w:rsid w:val="00335299"/>
    <w:rsid w:val="003354E1"/>
    <w:rsid w:val="00336201"/>
    <w:rsid w:val="00340329"/>
    <w:rsid w:val="003438C1"/>
    <w:rsid w:val="00346DF1"/>
    <w:rsid w:val="00347566"/>
    <w:rsid w:val="00347B27"/>
    <w:rsid w:val="003500CA"/>
    <w:rsid w:val="00352A62"/>
    <w:rsid w:val="003540CF"/>
    <w:rsid w:val="0035508C"/>
    <w:rsid w:val="003556A8"/>
    <w:rsid w:val="00356745"/>
    <w:rsid w:val="00356B44"/>
    <w:rsid w:val="00357BB6"/>
    <w:rsid w:val="00360216"/>
    <w:rsid w:val="00361766"/>
    <w:rsid w:val="00366B2C"/>
    <w:rsid w:val="003674CE"/>
    <w:rsid w:val="00370694"/>
    <w:rsid w:val="0037191A"/>
    <w:rsid w:val="0037263B"/>
    <w:rsid w:val="00374149"/>
    <w:rsid w:val="0037592A"/>
    <w:rsid w:val="0038006E"/>
    <w:rsid w:val="0038177F"/>
    <w:rsid w:val="00382576"/>
    <w:rsid w:val="0038291C"/>
    <w:rsid w:val="003832AB"/>
    <w:rsid w:val="003834EF"/>
    <w:rsid w:val="00384902"/>
    <w:rsid w:val="00387B7F"/>
    <w:rsid w:val="003931FC"/>
    <w:rsid w:val="00393BCB"/>
    <w:rsid w:val="00394C89"/>
    <w:rsid w:val="00395E3A"/>
    <w:rsid w:val="00397879"/>
    <w:rsid w:val="003A046B"/>
    <w:rsid w:val="003A2153"/>
    <w:rsid w:val="003A27B5"/>
    <w:rsid w:val="003A2AC1"/>
    <w:rsid w:val="003A355C"/>
    <w:rsid w:val="003A3B21"/>
    <w:rsid w:val="003A590B"/>
    <w:rsid w:val="003A6B7B"/>
    <w:rsid w:val="003B120F"/>
    <w:rsid w:val="003B124F"/>
    <w:rsid w:val="003B19C4"/>
    <w:rsid w:val="003B604D"/>
    <w:rsid w:val="003B623B"/>
    <w:rsid w:val="003C07D5"/>
    <w:rsid w:val="003C2122"/>
    <w:rsid w:val="003C282A"/>
    <w:rsid w:val="003C30B1"/>
    <w:rsid w:val="003C45ED"/>
    <w:rsid w:val="003C4B69"/>
    <w:rsid w:val="003C6125"/>
    <w:rsid w:val="003C6730"/>
    <w:rsid w:val="003D0AE9"/>
    <w:rsid w:val="003D279D"/>
    <w:rsid w:val="003D37CF"/>
    <w:rsid w:val="003D4B04"/>
    <w:rsid w:val="003D5C6C"/>
    <w:rsid w:val="003D7C38"/>
    <w:rsid w:val="003E0266"/>
    <w:rsid w:val="003E1191"/>
    <w:rsid w:val="003E4ECC"/>
    <w:rsid w:val="003E74FF"/>
    <w:rsid w:val="003E76C6"/>
    <w:rsid w:val="003F05E4"/>
    <w:rsid w:val="003F1045"/>
    <w:rsid w:val="003F461E"/>
    <w:rsid w:val="003F64BA"/>
    <w:rsid w:val="003F74E5"/>
    <w:rsid w:val="00402EEC"/>
    <w:rsid w:val="00404D11"/>
    <w:rsid w:val="00406333"/>
    <w:rsid w:val="00406B54"/>
    <w:rsid w:val="0041093A"/>
    <w:rsid w:val="004123E1"/>
    <w:rsid w:val="00414A88"/>
    <w:rsid w:val="00415135"/>
    <w:rsid w:val="00415820"/>
    <w:rsid w:val="00415EEF"/>
    <w:rsid w:val="004166D4"/>
    <w:rsid w:val="0041789E"/>
    <w:rsid w:val="00420369"/>
    <w:rsid w:val="004210AB"/>
    <w:rsid w:val="00426CD0"/>
    <w:rsid w:val="00427629"/>
    <w:rsid w:val="00433F4E"/>
    <w:rsid w:val="004342F3"/>
    <w:rsid w:val="0043580A"/>
    <w:rsid w:val="00435D81"/>
    <w:rsid w:val="00436F9D"/>
    <w:rsid w:val="00437A87"/>
    <w:rsid w:val="0044176A"/>
    <w:rsid w:val="00441B1E"/>
    <w:rsid w:val="00442D8C"/>
    <w:rsid w:val="00442DD6"/>
    <w:rsid w:val="00451CC7"/>
    <w:rsid w:val="004535A3"/>
    <w:rsid w:val="00456B6A"/>
    <w:rsid w:val="00461E81"/>
    <w:rsid w:val="00462D80"/>
    <w:rsid w:val="00464827"/>
    <w:rsid w:val="00465203"/>
    <w:rsid w:val="00465553"/>
    <w:rsid w:val="004660C1"/>
    <w:rsid w:val="00467722"/>
    <w:rsid w:val="004700F5"/>
    <w:rsid w:val="00472610"/>
    <w:rsid w:val="00472F87"/>
    <w:rsid w:val="004737BD"/>
    <w:rsid w:val="004768CF"/>
    <w:rsid w:val="00484474"/>
    <w:rsid w:val="004855A8"/>
    <w:rsid w:val="00487240"/>
    <w:rsid w:val="004872EB"/>
    <w:rsid w:val="004901ED"/>
    <w:rsid w:val="00490B9D"/>
    <w:rsid w:val="00493E42"/>
    <w:rsid w:val="004A0252"/>
    <w:rsid w:val="004A0301"/>
    <w:rsid w:val="004A153A"/>
    <w:rsid w:val="004A2872"/>
    <w:rsid w:val="004A75B9"/>
    <w:rsid w:val="004A7C7D"/>
    <w:rsid w:val="004B2527"/>
    <w:rsid w:val="004B352C"/>
    <w:rsid w:val="004B47FB"/>
    <w:rsid w:val="004B560A"/>
    <w:rsid w:val="004B6662"/>
    <w:rsid w:val="004B7618"/>
    <w:rsid w:val="004B76CB"/>
    <w:rsid w:val="004B7836"/>
    <w:rsid w:val="004B7D7C"/>
    <w:rsid w:val="004C6ACF"/>
    <w:rsid w:val="004C6F9E"/>
    <w:rsid w:val="004D2712"/>
    <w:rsid w:val="004D3C4F"/>
    <w:rsid w:val="004D6EE6"/>
    <w:rsid w:val="004E01BF"/>
    <w:rsid w:val="004E3850"/>
    <w:rsid w:val="004E4012"/>
    <w:rsid w:val="004E53CC"/>
    <w:rsid w:val="004F03A3"/>
    <w:rsid w:val="004F0568"/>
    <w:rsid w:val="004F0E59"/>
    <w:rsid w:val="004F0F08"/>
    <w:rsid w:val="004F58E8"/>
    <w:rsid w:val="004F6EE6"/>
    <w:rsid w:val="004F6FC8"/>
    <w:rsid w:val="004F737E"/>
    <w:rsid w:val="004F7E78"/>
    <w:rsid w:val="00500F78"/>
    <w:rsid w:val="005033D5"/>
    <w:rsid w:val="005040E8"/>
    <w:rsid w:val="00506498"/>
    <w:rsid w:val="00507773"/>
    <w:rsid w:val="00510B0F"/>
    <w:rsid w:val="005133D8"/>
    <w:rsid w:val="005138C2"/>
    <w:rsid w:val="00514A6F"/>
    <w:rsid w:val="005156E4"/>
    <w:rsid w:val="005167D3"/>
    <w:rsid w:val="00516F60"/>
    <w:rsid w:val="005176E3"/>
    <w:rsid w:val="005204EB"/>
    <w:rsid w:val="005206F3"/>
    <w:rsid w:val="00521095"/>
    <w:rsid w:val="00521424"/>
    <w:rsid w:val="00521E03"/>
    <w:rsid w:val="00521FA1"/>
    <w:rsid w:val="00523226"/>
    <w:rsid w:val="005235B8"/>
    <w:rsid w:val="00524132"/>
    <w:rsid w:val="00526986"/>
    <w:rsid w:val="005269ED"/>
    <w:rsid w:val="005273DD"/>
    <w:rsid w:val="005301F9"/>
    <w:rsid w:val="00532676"/>
    <w:rsid w:val="0053322D"/>
    <w:rsid w:val="0053387D"/>
    <w:rsid w:val="00533E5A"/>
    <w:rsid w:val="0053511D"/>
    <w:rsid w:val="005362F5"/>
    <w:rsid w:val="005367FC"/>
    <w:rsid w:val="00537819"/>
    <w:rsid w:val="00542754"/>
    <w:rsid w:val="00543B58"/>
    <w:rsid w:val="00545613"/>
    <w:rsid w:val="00545620"/>
    <w:rsid w:val="00545B19"/>
    <w:rsid w:val="00550394"/>
    <w:rsid w:val="005513A8"/>
    <w:rsid w:val="00551A01"/>
    <w:rsid w:val="005564F0"/>
    <w:rsid w:val="00557930"/>
    <w:rsid w:val="00561641"/>
    <w:rsid w:val="00561A9A"/>
    <w:rsid w:val="00562BC3"/>
    <w:rsid w:val="00564036"/>
    <w:rsid w:val="00565296"/>
    <w:rsid w:val="00575624"/>
    <w:rsid w:val="005765EB"/>
    <w:rsid w:val="0058025E"/>
    <w:rsid w:val="00583B92"/>
    <w:rsid w:val="00585C8E"/>
    <w:rsid w:val="0058708A"/>
    <w:rsid w:val="00590F4A"/>
    <w:rsid w:val="00593193"/>
    <w:rsid w:val="00593D46"/>
    <w:rsid w:val="005A021E"/>
    <w:rsid w:val="005A03E9"/>
    <w:rsid w:val="005A0787"/>
    <w:rsid w:val="005A0B2E"/>
    <w:rsid w:val="005A0D5D"/>
    <w:rsid w:val="005A0FFF"/>
    <w:rsid w:val="005A1EB8"/>
    <w:rsid w:val="005A501D"/>
    <w:rsid w:val="005B162E"/>
    <w:rsid w:val="005B44F1"/>
    <w:rsid w:val="005B4511"/>
    <w:rsid w:val="005B6A1B"/>
    <w:rsid w:val="005B715D"/>
    <w:rsid w:val="005C032B"/>
    <w:rsid w:val="005C4A92"/>
    <w:rsid w:val="005C4FBE"/>
    <w:rsid w:val="005C779E"/>
    <w:rsid w:val="005C7BDF"/>
    <w:rsid w:val="005C7FE5"/>
    <w:rsid w:val="005D0F70"/>
    <w:rsid w:val="005D0FE1"/>
    <w:rsid w:val="005D25B7"/>
    <w:rsid w:val="005D276D"/>
    <w:rsid w:val="005D2CC6"/>
    <w:rsid w:val="005D5929"/>
    <w:rsid w:val="005D626D"/>
    <w:rsid w:val="005D63F7"/>
    <w:rsid w:val="005D7AA5"/>
    <w:rsid w:val="005E510E"/>
    <w:rsid w:val="005E528E"/>
    <w:rsid w:val="005E7024"/>
    <w:rsid w:val="005F13C9"/>
    <w:rsid w:val="005F1BEA"/>
    <w:rsid w:val="005F4AC3"/>
    <w:rsid w:val="005F4BFF"/>
    <w:rsid w:val="005F627C"/>
    <w:rsid w:val="0060201B"/>
    <w:rsid w:val="00604456"/>
    <w:rsid w:val="00606A58"/>
    <w:rsid w:val="00607D0F"/>
    <w:rsid w:val="0061011A"/>
    <w:rsid w:val="006144B7"/>
    <w:rsid w:val="0061735F"/>
    <w:rsid w:val="006175F0"/>
    <w:rsid w:val="00620144"/>
    <w:rsid w:val="00620DD3"/>
    <w:rsid w:val="00621118"/>
    <w:rsid w:val="00621406"/>
    <w:rsid w:val="006223BA"/>
    <w:rsid w:val="00623500"/>
    <w:rsid w:val="006254A4"/>
    <w:rsid w:val="00627AAB"/>
    <w:rsid w:val="00630978"/>
    <w:rsid w:val="00632CE5"/>
    <w:rsid w:val="006344E1"/>
    <w:rsid w:val="00635ED7"/>
    <w:rsid w:val="00636996"/>
    <w:rsid w:val="00637F61"/>
    <w:rsid w:val="00641CB2"/>
    <w:rsid w:val="00643BDB"/>
    <w:rsid w:val="00643ED0"/>
    <w:rsid w:val="00646575"/>
    <w:rsid w:val="00661852"/>
    <w:rsid w:val="006618B8"/>
    <w:rsid w:val="00664782"/>
    <w:rsid w:val="00665F0B"/>
    <w:rsid w:val="0066750B"/>
    <w:rsid w:val="006701E4"/>
    <w:rsid w:val="006727F4"/>
    <w:rsid w:val="00675FBB"/>
    <w:rsid w:val="006769C9"/>
    <w:rsid w:val="0067740E"/>
    <w:rsid w:val="00677E32"/>
    <w:rsid w:val="00680023"/>
    <w:rsid w:val="00684030"/>
    <w:rsid w:val="00684885"/>
    <w:rsid w:val="00686950"/>
    <w:rsid w:val="006907DD"/>
    <w:rsid w:val="00693C22"/>
    <w:rsid w:val="00693F3A"/>
    <w:rsid w:val="006A0C73"/>
    <w:rsid w:val="006A277E"/>
    <w:rsid w:val="006A34F0"/>
    <w:rsid w:val="006A3A64"/>
    <w:rsid w:val="006A3CD3"/>
    <w:rsid w:val="006A4DF5"/>
    <w:rsid w:val="006A6432"/>
    <w:rsid w:val="006A7E29"/>
    <w:rsid w:val="006B0D74"/>
    <w:rsid w:val="006B105B"/>
    <w:rsid w:val="006B24ED"/>
    <w:rsid w:val="006B3968"/>
    <w:rsid w:val="006B5BD9"/>
    <w:rsid w:val="006B64E8"/>
    <w:rsid w:val="006B7ECA"/>
    <w:rsid w:val="006C05C9"/>
    <w:rsid w:val="006C148C"/>
    <w:rsid w:val="006C461A"/>
    <w:rsid w:val="006C5382"/>
    <w:rsid w:val="006C579D"/>
    <w:rsid w:val="006C64A4"/>
    <w:rsid w:val="006C67E0"/>
    <w:rsid w:val="006C6F56"/>
    <w:rsid w:val="006C756F"/>
    <w:rsid w:val="006C7B59"/>
    <w:rsid w:val="006D0AAE"/>
    <w:rsid w:val="006D0C19"/>
    <w:rsid w:val="006D27B1"/>
    <w:rsid w:val="006D2B0A"/>
    <w:rsid w:val="006D2C9E"/>
    <w:rsid w:val="006D526B"/>
    <w:rsid w:val="006D70A2"/>
    <w:rsid w:val="006D787B"/>
    <w:rsid w:val="006D7AEF"/>
    <w:rsid w:val="006E01F6"/>
    <w:rsid w:val="006E241E"/>
    <w:rsid w:val="006E6954"/>
    <w:rsid w:val="006E6FC3"/>
    <w:rsid w:val="006E7A84"/>
    <w:rsid w:val="006F45DA"/>
    <w:rsid w:val="006F5635"/>
    <w:rsid w:val="006F680E"/>
    <w:rsid w:val="00700FFD"/>
    <w:rsid w:val="007018AA"/>
    <w:rsid w:val="00702811"/>
    <w:rsid w:val="0070395F"/>
    <w:rsid w:val="00703D9A"/>
    <w:rsid w:val="0070676E"/>
    <w:rsid w:val="00707E80"/>
    <w:rsid w:val="0071230A"/>
    <w:rsid w:val="007176A0"/>
    <w:rsid w:val="00722463"/>
    <w:rsid w:val="00723146"/>
    <w:rsid w:val="00725A2A"/>
    <w:rsid w:val="00726634"/>
    <w:rsid w:val="00726839"/>
    <w:rsid w:val="00730F3E"/>
    <w:rsid w:val="00732B26"/>
    <w:rsid w:val="007355D1"/>
    <w:rsid w:val="0073785A"/>
    <w:rsid w:val="007379C5"/>
    <w:rsid w:val="00741224"/>
    <w:rsid w:val="0074152B"/>
    <w:rsid w:val="00743159"/>
    <w:rsid w:val="00744B64"/>
    <w:rsid w:val="00745F08"/>
    <w:rsid w:val="00746D9B"/>
    <w:rsid w:val="0074757E"/>
    <w:rsid w:val="007519BB"/>
    <w:rsid w:val="00752A64"/>
    <w:rsid w:val="00755ED4"/>
    <w:rsid w:val="00756BFC"/>
    <w:rsid w:val="00761A60"/>
    <w:rsid w:val="00763233"/>
    <w:rsid w:val="00763D89"/>
    <w:rsid w:val="007658A7"/>
    <w:rsid w:val="00766090"/>
    <w:rsid w:val="00766C20"/>
    <w:rsid w:val="00774037"/>
    <w:rsid w:val="007753EF"/>
    <w:rsid w:val="00776547"/>
    <w:rsid w:val="00776E53"/>
    <w:rsid w:val="0077743C"/>
    <w:rsid w:val="007834EC"/>
    <w:rsid w:val="0078376D"/>
    <w:rsid w:val="00784C7F"/>
    <w:rsid w:val="007869B5"/>
    <w:rsid w:val="007869B8"/>
    <w:rsid w:val="0079012E"/>
    <w:rsid w:val="007908B1"/>
    <w:rsid w:val="007920F2"/>
    <w:rsid w:val="007921F5"/>
    <w:rsid w:val="0079341B"/>
    <w:rsid w:val="0079358B"/>
    <w:rsid w:val="00793991"/>
    <w:rsid w:val="00797AF1"/>
    <w:rsid w:val="00797F3B"/>
    <w:rsid w:val="007A04DF"/>
    <w:rsid w:val="007A7329"/>
    <w:rsid w:val="007B2153"/>
    <w:rsid w:val="007B2DB8"/>
    <w:rsid w:val="007B3AE5"/>
    <w:rsid w:val="007B4A96"/>
    <w:rsid w:val="007B624C"/>
    <w:rsid w:val="007B62C6"/>
    <w:rsid w:val="007B6990"/>
    <w:rsid w:val="007C1583"/>
    <w:rsid w:val="007C19BC"/>
    <w:rsid w:val="007C2969"/>
    <w:rsid w:val="007C2C44"/>
    <w:rsid w:val="007C2FF8"/>
    <w:rsid w:val="007C3186"/>
    <w:rsid w:val="007C59FA"/>
    <w:rsid w:val="007D4733"/>
    <w:rsid w:val="007D6EFB"/>
    <w:rsid w:val="007E07E2"/>
    <w:rsid w:val="007E1ED1"/>
    <w:rsid w:val="007E2105"/>
    <w:rsid w:val="007E33D1"/>
    <w:rsid w:val="007E343F"/>
    <w:rsid w:val="007E4AC5"/>
    <w:rsid w:val="007E53DC"/>
    <w:rsid w:val="007E5AA2"/>
    <w:rsid w:val="007E6171"/>
    <w:rsid w:val="007E6CCE"/>
    <w:rsid w:val="007F047B"/>
    <w:rsid w:val="007F15F4"/>
    <w:rsid w:val="007F276E"/>
    <w:rsid w:val="007F33F4"/>
    <w:rsid w:val="007F4B2B"/>
    <w:rsid w:val="007F61C6"/>
    <w:rsid w:val="00801CD1"/>
    <w:rsid w:val="00803C44"/>
    <w:rsid w:val="00804B2F"/>
    <w:rsid w:val="00805A76"/>
    <w:rsid w:val="008078FA"/>
    <w:rsid w:val="00807B21"/>
    <w:rsid w:val="00807CAB"/>
    <w:rsid w:val="008103A7"/>
    <w:rsid w:val="00812D95"/>
    <w:rsid w:val="008140E8"/>
    <w:rsid w:val="0082087F"/>
    <w:rsid w:val="00821DDC"/>
    <w:rsid w:val="00822AA8"/>
    <w:rsid w:val="00825C3E"/>
    <w:rsid w:val="00825FF8"/>
    <w:rsid w:val="00831730"/>
    <w:rsid w:val="00836E03"/>
    <w:rsid w:val="008425B3"/>
    <w:rsid w:val="008425D1"/>
    <w:rsid w:val="008427C0"/>
    <w:rsid w:val="00842D0F"/>
    <w:rsid w:val="008457EC"/>
    <w:rsid w:val="0084666A"/>
    <w:rsid w:val="00846DA2"/>
    <w:rsid w:val="0085450F"/>
    <w:rsid w:val="00854520"/>
    <w:rsid w:val="00860614"/>
    <w:rsid w:val="00860C44"/>
    <w:rsid w:val="00860D38"/>
    <w:rsid w:val="00860D6C"/>
    <w:rsid w:val="00860E29"/>
    <w:rsid w:val="00863427"/>
    <w:rsid w:val="0086422A"/>
    <w:rsid w:val="008657A0"/>
    <w:rsid w:val="00865E30"/>
    <w:rsid w:val="00867CA9"/>
    <w:rsid w:val="00871E88"/>
    <w:rsid w:val="0087235E"/>
    <w:rsid w:val="008738AA"/>
    <w:rsid w:val="00873F33"/>
    <w:rsid w:val="0087566E"/>
    <w:rsid w:val="00876F59"/>
    <w:rsid w:val="008808F0"/>
    <w:rsid w:val="0088180E"/>
    <w:rsid w:val="008827DB"/>
    <w:rsid w:val="0088287B"/>
    <w:rsid w:val="00885EC2"/>
    <w:rsid w:val="008869D6"/>
    <w:rsid w:val="00886A51"/>
    <w:rsid w:val="00886F43"/>
    <w:rsid w:val="00887997"/>
    <w:rsid w:val="00887BD9"/>
    <w:rsid w:val="00890CDA"/>
    <w:rsid w:val="00891D0D"/>
    <w:rsid w:val="008924FB"/>
    <w:rsid w:val="00892532"/>
    <w:rsid w:val="00893C70"/>
    <w:rsid w:val="008A1401"/>
    <w:rsid w:val="008A1421"/>
    <w:rsid w:val="008A28F6"/>
    <w:rsid w:val="008A3215"/>
    <w:rsid w:val="008A37F9"/>
    <w:rsid w:val="008A4520"/>
    <w:rsid w:val="008A7878"/>
    <w:rsid w:val="008A7BBD"/>
    <w:rsid w:val="008B065E"/>
    <w:rsid w:val="008B0D49"/>
    <w:rsid w:val="008B1196"/>
    <w:rsid w:val="008B1584"/>
    <w:rsid w:val="008B34AA"/>
    <w:rsid w:val="008B5A72"/>
    <w:rsid w:val="008C0BEE"/>
    <w:rsid w:val="008C11AF"/>
    <w:rsid w:val="008C20E6"/>
    <w:rsid w:val="008C30B9"/>
    <w:rsid w:val="008C4885"/>
    <w:rsid w:val="008C7050"/>
    <w:rsid w:val="008D21EE"/>
    <w:rsid w:val="008D3E42"/>
    <w:rsid w:val="008D753C"/>
    <w:rsid w:val="008E0442"/>
    <w:rsid w:val="008E40A9"/>
    <w:rsid w:val="008E6CDB"/>
    <w:rsid w:val="008E70C3"/>
    <w:rsid w:val="008F29B6"/>
    <w:rsid w:val="008F2F79"/>
    <w:rsid w:val="008F4564"/>
    <w:rsid w:val="008F772C"/>
    <w:rsid w:val="008F7A21"/>
    <w:rsid w:val="00900D1A"/>
    <w:rsid w:val="0090214A"/>
    <w:rsid w:val="009034AE"/>
    <w:rsid w:val="00905297"/>
    <w:rsid w:val="00910009"/>
    <w:rsid w:val="00912064"/>
    <w:rsid w:val="00912565"/>
    <w:rsid w:val="0091338F"/>
    <w:rsid w:val="00914814"/>
    <w:rsid w:val="009153DB"/>
    <w:rsid w:val="009168E2"/>
    <w:rsid w:val="00917264"/>
    <w:rsid w:val="009172B3"/>
    <w:rsid w:val="00922D61"/>
    <w:rsid w:val="0092300B"/>
    <w:rsid w:val="0092355F"/>
    <w:rsid w:val="009243C4"/>
    <w:rsid w:val="00926B52"/>
    <w:rsid w:val="009274BB"/>
    <w:rsid w:val="009279D3"/>
    <w:rsid w:val="00927AEE"/>
    <w:rsid w:val="009330F5"/>
    <w:rsid w:val="009333DC"/>
    <w:rsid w:val="00934E79"/>
    <w:rsid w:val="009376ED"/>
    <w:rsid w:val="009407CC"/>
    <w:rsid w:val="00940ADF"/>
    <w:rsid w:val="00942515"/>
    <w:rsid w:val="00942C14"/>
    <w:rsid w:val="00942C4F"/>
    <w:rsid w:val="00942C94"/>
    <w:rsid w:val="0095105A"/>
    <w:rsid w:val="00951A9C"/>
    <w:rsid w:val="00953669"/>
    <w:rsid w:val="00953C33"/>
    <w:rsid w:val="00954C43"/>
    <w:rsid w:val="00955C4A"/>
    <w:rsid w:val="009565A7"/>
    <w:rsid w:val="00957943"/>
    <w:rsid w:val="00960B4A"/>
    <w:rsid w:val="00963786"/>
    <w:rsid w:val="00964E52"/>
    <w:rsid w:val="00965437"/>
    <w:rsid w:val="009659EC"/>
    <w:rsid w:val="0096743B"/>
    <w:rsid w:val="00971C81"/>
    <w:rsid w:val="009721F2"/>
    <w:rsid w:val="00973B99"/>
    <w:rsid w:val="00973F5E"/>
    <w:rsid w:val="00977B7B"/>
    <w:rsid w:val="00977C6B"/>
    <w:rsid w:val="009809DD"/>
    <w:rsid w:val="00986658"/>
    <w:rsid w:val="009866B2"/>
    <w:rsid w:val="00990926"/>
    <w:rsid w:val="009920FA"/>
    <w:rsid w:val="00992621"/>
    <w:rsid w:val="0099267D"/>
    <w:rsid w:val="00994A39"/>
    <w:rsid w:val="009951AB"/>
    <w:rsid w:val="009970A2"/>
    <w:rsid w:val="009975C3"/>
    <w:rsid w:val="009A0A9E"/>
    <w:rsid w:val="009A1A4D"/>
    <w:rsid w:val="009A1CB3"/>
    <w:rsid w:val="009A523D"/>
    <w:rsid w:val="009A5CC4"/>
    <w:rsid w:val="009B20FC"/>
    <w:rsid w:val="009B28DB"/>
    <w:rsid w:val="009B3BB8"/>
    <w:rsid w:val="009B4B87"/>
    <w:rsid w:val="009C0765"/>
    <w:rsid w:val="009C0DC4"/>
    <w:rsid w:val="009C1797"/>
    <w:rsid w:val="009C1EB0"/>
    <w:rsid w:val="009D03AF"/>
    <w:rsid w:val="009D053F"/>
    <w:rsid w:val="009D26FD"/>
    <w:rsid w:val="009D4275"/>
    <w:rsid w:val="009D48E3"/>
    <w:rsid w:val="009D5FA0"/>
    <w:rsid w:val="009D7445"/>
    <w:rsid w:val="009E0F77"/>
    <w:rsid w:val="009E2A7E"/>
    <w:rsid w:val="009E333B"/>
    <w:rsid w:val="009E3C45"/>
    <w:rsid w:val="009E3F5E"/>
    <w:rsid w:val="009E40F9"/>
    <w:rsid w:val="009E76C7"/>
    <w:rsid w:val="009E7F22"/>
    <w:rsid w:val="009F19FD"/>
    <w:rsid w:val="009F4913"/>
    <w:rsid w:val="009F5205"/>
    <w:rsid w:val="009F56E1"/>
    <w:rsid w:val="009F63B7"/>
    <w:rsid w:val="009F69F9"/>
    <w:rsid w:val="009F6B84"/>
    <w:rsid w:val="009F6C62"/>
    <w:rsid w:val="00A01674"/>
    <w:rsid w:val="00A05815"/>
    <w:rsid w:val="00A128F4"/>
    <w:rsid w:val="00A138FC"/>
    <w:rsid w:val="00A170B3"/>
    <w:rsid w:val="00A2026E"/>
    <w:rsid w:val="00A228C6"/>
    <w:rsid w:val="00A22C52"/>
    <w:rsid w:val="00A2324A"/>
    <w:rsid w:val="00A23FF8"/>
    <w:rsid w:val="00A24D06"/>
    <w:rsid w:val="00A24EB2"/>
    <w:rsid w:val="00A2561D"/>
    <w:rsid w:val="00A25FCC"/>
    <w:rsid w:val="00A27C63"/>
    <w:rsid w:val="00A30251"/>
    <w:rsid w:val="00A304AB"/>
    <w:rsid w:val="00A3550C"/>
    <w:rsid w:val="00A4257D"/>
    <w:rsid w:val="00A475F3"/>
    <w:rsid w:val="00A47663"/>
    <w:rsid w:val="00A47E21"/>
    <w:rsid w:val="00A5138F"/>
    <w:rsid w:val="00A513EE"/>
    <w:rsid w:val="00A54B9C"/>
    <w:rsid w:val="00A5516F"/>
    <w:rsid w:val="00A570E8"/>
    <w:rsid w:val="00A6028F"/>
    <w:rsid w:val="00A605F3"/>
    <w:rsid w:val="00A65E80"/>
    <w:rsid w:val="00A661EB"/>
    <w:rsid w:val="00A663C6"/>
    <w:rsid w:val="00A700F2"/>
    <w:rsid w:val="00A70E5A"/>
    <w:rsid w:val="00A716CD"/>
    <w:rsid w:val="00A71964"/>
    <w:rsid w:val="00A73603"/>
    <w:rsid w:val="00A74B52"/>
    <w:rsid w:val="00A76517"/>
    <w:rsid w:val="00A76D7C"/>
    <w:rsid w:val="00A801CE"/>
    <w:rsid w:val="00A81F10"/>
    <w:rsid w:val="00A82B7D"/>
    <w:rsid w:val="00A8306E"/>
    <w:rsid w:val="00A846EE"/>
    <w:rsid w:val="00A84C09"/>
    <w:rsid w:val="00A86745"/>
    <w:rsid w:val="00A90753"/>
    <w:rsid w:val="00A90FC5"/>
    <w:rsid w:val="00A924BA"/>
    <w:rsid w:val="00A92C5A"/>
    <w:rsid w:val="00A93891"/>
    <w:rsid w:val="00A96632"/>
    <w:rsid w:val="00A968AD"/>
    <w:rsid w:val="00A97F02"/>
    <w:rsid w:val="00AA01BE"/>
    <w:rsid w:val="00AA05B2"/>
    <w:rsid w:val="00AA0FF6"/>
    <w:rsid w:val="00AA14B0"/>
    <w:rsid w:val="00AA433A"/>
    <w:rsid w:val="00AA5011"/>
    <w:rsid w:val="00AB49E6"/>
    <w:rsid w:val="00AB61F6"/>
    <w:rsid w:val="00AC154A"/>
    <w:rsid w:val="00AC3FDE"/>
    <w:rsid w:val="00AC5212"/>
    <w:rsid w:val="00AD129E"/>
    <w:rsid w:val="00AD1EB6"/>
    <w:rsid w:val="00AD3BBC"/>
    <w:rsid w:val="00AD6B47"/>
    <w:rsid w:val="00AE037F"/>
    <w:rsid w:val="00AE3049"/>
    <w:rsid w:val="00AE3FB6"/>
    <w:rsid w:val="00AF1B1B"/>
    <w:rsid w:val="00AF4086"/>
    <w:rsid w:val="00AF73AD"/>
    <w:rsid w:val="00B008FD"/>
    <w:rsid w:val="00B0196B"/>
    <w:rsid w:val="00B0350D"/>
    <w:rsid w:val="00B05ACC"/>
    <w:rsid w:val="00B06910"/>
    <w:rsid w:val="00B07389"/>
    <w:rsid w:val="00B1125F"/>
    <w:rsid w:val="00B11A60"/>
    <w:rsid w:val="00B14299"/>
    <w:rsid w:val="00B14612"/>
    <w:rsid w:val="00B14A09"/>
    <w:rsid w:val="00B176EF"/>
    <w:rsid w:val="00B17820"/>
    <w:rsid w:val="00B17FE9"/>
    <w:rsid w:val="00B22760"/>
    <w:rsid w:val="00B229D3"/>
    <w:rsid w:val="00B23640"/>
    <w:rsid w:val="00B23BD6"/>
    <w:rsid w:val="00B23D22"/>
    <w:rsid w:val="00B258FA"/>
    <w:rsid w:val="00B27FF8"/>
    <w:rsid w:val="00B3236E"/>
    <w:rsid w:val="00B32BF7"/>
    <w:rsid w:val="00B32F19"/>
    <w:rsid w:val="00B3352D"/>
    <w:rsid w:val="00B3562F"/>
    <w:rsid w:val="00B376FA"/>
    <w:rsid w:val="00B37AEB"/>
    <w:rsid w:val="00B37F74"/>
    <w:rsid w:val="00B41449"/>
    <w:rsid w:val="00B4156B"/>
    <w:rsid w:val="00B41EFF"/>
    <w:rsid w:val="00B4291C"/>
    <w:rsid w:val="00B42DDE"/>
    <w:rsid w:val="00B46DFA"/>
    <w:rsid w:val="00B5084E"/>
    <w:rsid w:val="00B51F11"/>
    <w:rsid w:val="00B51F1C"/>
    <w:rsid w:val="00B52ECF"/>
    <w:rsid w:val="00B54B90"/>
    <w:rsid w:val="00B556C5"/>
    <w:rsid w:val="00B558BC"/>
    <w:rsid w:val="00B560CF"/>
    <w:rsid w:val="00B56404"/>
    <w:rsid w:val="00B56D16"/>
    <w:rsid w:val="00B612DF"/>
    <w:rsid w:val="00B61729"/>
    <w:rsid w:val="00B61F92"/>
    <w:rsid w:val="00B62006"/>
    <w:rsid w:val="00B620C0"/>
    <w:rsid w:val="00B634DD"/>
    <w:rsid w:val="00B63DA1"/>
    <w:rsid w:val="00B64CAA"/>
    <w:rsid w:val="00B64D15"/>
    <w:rsid w:val="00B65564"/>
    <w:rsid w:val="00B661DB"/>
    <w:rsid w:val="00B66691"/>
    <w:rsid w:val="00B66716"/>
    <w:rsid w:val="00B66B5D"/>
    <w:rsid w:val="00B70658"/>
    <w:rsid w:val="00B71EB8"/>
    <w:rsid w:val="00B72817"/>
    <w:rsid w:val="00B736E1"/>
    <w:rsid w:val="00B7431A"/>
    <w:rsid w:val="00B76F7B"/>
    <w:rsid w:val="00B7713E"/>
    <w:rsid w:val="00B77CAA"/>
    <w:rsid w:val="00B8071C"/>
    <w:rsid w:val="00B81B09"/>
    <w:rsid w:val="00B81B18"/>
    <w:rsid w:val="00B81E49"/>
    <w:rsid w:val="00B8209C"/>
    <w:rsid w:val="00B824E7"/>
    <w:rsid w:val="00B82799"/>
    <w:rsid w:val="00B82800"/>
    <w:rsid w:val="00B83DFD"/>
    <w:rsid w:val="00B85A48"/>
    <w:rsid w:val="00B85C1E"/>
    <w:rsid w:val="00B85F28"/>
    <w:rsid w:val="00B8719B"/>
    <w:rsid w:val="00B873BD"/>
    <w:rsid w:val="00B87A5F"/>
    <w:rsid w:val="00B93644"/>
    <w:rsid w:val="00BA09ED"/>
    <w:rsid w:val="00BA0A06"/>
    <w:rsid w:val="00BA1AEB"/>
    <w:rsid w:val="00BA3A9A"/>
    <w:rsid w:val="00BA65B6"/>
    <w:rsid w:val="00BB0CC9"/>
    <w:rsid w:val="00BB0D13"/>
    <w:rsid w:val="00BB1D95"/>
    <w:rsid w:val="00BB604A"/>
    <w:rsid w:val="00BC0488"/>
    <w:rsid w:val="00BC06EC"/>
    <w:rsid w:val="00BC0BA7"/>
    <w:rsid w:val="00BC4359"/>
    <w:rsid w:val="00BC7139"/>
    <w:rsid w:val="00BC7833"/>
    <w:rsid w:val="00BD3837"/>
    <w:rsid w:val="00BD5139"/>
    <w:rsid w:val="00BD6117"/>
    <w:rsid w:val="00BD6BD1"/>
    <w:rsid w:val="00BE1D91"/>
    <w:rsid w:val="00BE1FB4"/>
    <w:rsid w:val="00BE2716"/>
    <w:rsid w:val="00BE2CED"/>
    <w:rsid w:val="00BE3814"/>
    <w:rsid w:val="00BE4949"/>
    <w:rsid w:val="00BE7424"/>
    <w:rsid w:val="00BF229F"/>
    <w:rsid w:val="00BF2643"/>
    <w:rsid w:val="00BF62E5"/>
    <w:rsid w:val="00BF7F3F"/>
    <w:rsid w:val="00C04933"/>
    <w:rsid w:val="00C05782"/>
    <w:rsid w:val="00C122EC"/>
    <w:rsid w:val="00C1594B"/>
    <w:rsid w:val="00C17F1A"/>
    <w:rsid w:val="00C20796"/>
    <w:rsid w:val="00C207EF"/>
    <w:rsid w:val="00C20959"/>
    <w:rsid w:val="00C21990"/>
    <w:rsid w:val="00C22A19"/>
    <w:rsid w:val="00C2437A"/>
    <w:rsid w:val="00C2658F"/>
    <w:rsid w:val="00C26804"/>
    <w:rsid w:val="00C301C0"/>
    <w:rsid w:val="00C307EA"/>
    <w:rsid w:val="00C30B9A"/>
    <w:rsid w:val="00C3261D"/>
    <w:rsid w:val="00C347AF"/>
    <w:rsid w:val="00C35055"/>
    <w:rsid w:val="00C373BE"/>
    <w:rsid w:val="00C4105E"/>
    <w:rsid w:val="00C449DD"/>
    <w:rsid w:val="00C45A5B"/>
    <w:rsid w:val="00C46DB1"/>
    <w:rsid w:val="00C46EAD"/>
    <w:rsid w:val="00C505DE"/>
    <w:rsid w:val="00C5201C"/>
    <w:rsid w:val="00C52FFC"/>
    <w:rsid w:val="00C53873"/>
    <w:rsid w:val="00C57A93"/>
    <w:rsid w:val="00C6143D"/>
    <w:rsid w:val="00C6175E"/>
    <w:rsid w:val="00C668A6"/>
    <w:rsid w:val="00C66AEE"/>
    <w:rsid w:val="00C67C29"/>
    <w:rsid w:val="00C716E6"/>
    <w:rsid w:val="00C72570"/>
    <w:rsid w:val="00C74683"/>
    <w:rsid w:val="00C75865"/>
    <w:rsid w:val="00C771BE"/>
    <w:rsid w:val="00C774E1"/>
    <w:rsid w:val="00C80E08"/>
    <w:rsid w:val="00C81C7D"/>
    <w:rsid w:val="00C82516"/>
    <w:rsid w:val="00C85E2A"/>
    <w:rsid w:val="00C86373"/>
    <w:rsid w:val="00C87B33"/>
    <w:rsid w:val="00C93DF7"/>
    <w:rsid w:val="00C95633"/>
    <w:rsid w:val="00C962DC"/>
    <w:rsid w:val="00C966C7"/>
    <w:rsid w:val="00C96ADE"/>
    <w:rsid w:val="00CA3636"/>
    <w:rsid w:val="00CA7685"/>
    <w:rsid w:val="00CB5404"/>
    <w:rsid w:val="00CB544D"/>
    <w:rsid w:val="00CB70B2"/>
    <w:rsid w:val="00CC023D"/>
    <w:rsid w:val="00CC2610"/>
    <w:rsid w:val="00CC516F"/>
    <w:rsid w:val="00CC5F9A"/>
    <w:rsid w:val="00CC6E3F"/>
    <w:rsid w:val="00CC71B1"/>
    <w:rsid w:val="00CC780B"/>
    <w:rsid w:val="00CD200E"/>
    <w:rsid w:val="00CD31D6"/>
    <w:rsid w:val="00CD4119"/>
    <w:rsid w:val="00CD5D82"/>
    <w:rsid w:val="00CD7236"/>
    <w:rsid w:val="00CE0C3D"/>
    <w:rsid w:val="00CE28B3"/>
    <w:rsid w:val="00CE32F2"/>
    <w:rsid w:val="00CE3540"/>
    <w:rsid w:val="00CE3921"/>
    <w:rsid w:val="00CE4900"/>
    <w:rsid w:val="00CE4A48"/>
    <w:rsid w:val="00CE504F"/>
    <w:rsid w:val="00CF0392"/>
    <w:rsid w:val="00CF309F"/>
    <w:rsid w:val="00CF3316"/>
    <w:rsid w:val="00CF38C7"/>
    <w:rsid w:val="00CF43C7"/>
    <w:rsid w:val="00CF58B3"/>
    <w:rsid w:val="00CF5B5C"/>
    <w:rsid w:val="00CF5D92"/>
    <w:rsid w:val="00D03EA0"/>
    <w:rsid w:val="00D130ED"/>
    <w:rsid w:val="00D14AE5"/>
    <w:rsid w:val="00D20F1F"/>
    <w:rsid w:val="00D26ADC"/>
    <w:rsid w:val="00D312D9"/>
    <w:rsid w:val="00D33F05"/>
    <w:rsid w:val="00D34197"/>
    <w:rsid w:val="00D35615"/>
    <w:rsid w:val="00D36D31"/>
    <w:rsid w:val="00D413E2"/>
    <w:rsid w:val="00D41694"/>
    <w:rsid w:val="00D42AB6"/>
    <w:rsid w:val="00D430E6"/>
    <w:rsid w:val="00D43BA9"/>
    <w:rsid w:val="00D44D28"/>
    <w:rsid w:val="00D46B85"/>
    <w:rsid w:val="00D46D3F"/>
    <w:rsid w:val="00D47C24"/>
    <w:rsid w:val="00D50FCC"/>
    <w:rsid w:val="00D52045"/>
    <w:rsid w:val="00D5325F"/>
    <w:rsid w:val="00D5414C"/>
    <w:rsid w:val="00D55560"/>
    <w:rsid w:val="00D562EB"/>
    <w:rsid w:val="00D5786E"/>
    <w:rsid w:val="00D60BCD"/>
    <w:rsid w:val="00D61138"/>
    <w:rsid w:val="00D61457"/>
    <w:rsid w:val="00D624A8"/>
    <w:rsid w:val="00D63F53"/>
    <w:rsid w:val="00D64E98"/>
    <w:rsid w:val="00D657C0"/>
    <w:rsid w:val="00D669B9"/>
    <w:rsid w:val="00D73B8E"/>
    <w:rsid w:val="00D80F98"/>
    <w:rsid w:val="00D8203E"/>
    <w:rsid w:val="00D823E4"/>
    <w:rsid w:val="00D83BFA"/>
    <w:rsid w:val="00D84202"/>
    <w:rsid w:val="00D86745"/>
    <w:rsid w:val="00D86D85"/>
    <w:rsid w:val="00D87A7E"/>
    <w:rsid w:val="00D90BDB"/>
    <w:rsid w:val="00D91C9D"/>
    <w:rsid w:val="00D95B08"/>
    <w:rsid w:val="00D96A17"/>
    <w:rsid w:val="00DA009A"/>
    <w:rsid w:val="00DA0CC2"/>
    <w:rsid w:val="00DA171C"/>
    <w:rsid w:val="00DA24B6"/>
    <w:rsid w:val="00DA5321"/>
    <w:rsid w:val="00DB0D99"/>
    <w:rsid w:val="00DB2816"/>
    <w:rsid w:val="00DB28FC"/>
    <w:rsid w:val="00DB33C3"/>
    <w:rsid w:val="00DB4C95"/>
    <w:rsid w:val="00DB523E"/>
    <w:rsid w:val="00DB6A8A"/>
    <w:rsid w:val="00DC1E9B"/>
    <w:rsid w:val="00DC22B9"/>
    <w:rsid w:val="00DC245B"/>
    <w:rsid w:val="00DC3B69"/>
    <w:rsid w:val="00DC4CE6"/>
    <w:rsid w:val="00DC64C2"/>
    <w:rsid w:val="00DC7CCE"/>
    <w:rsid w:val="00DD0A42"/>
    <w:rsid w:val="00DD0C7A"/>
    <w:rsid w:val="00DD1B0C"/>
    <w:rsid w:val="00DD2C5D"/>
    <w:rsid w:val="00DD3151"/>
    <w:rsid w:val="00DD39AD"/>
    <w:rsid w:val="00DD6B06"/>
    <w:rsid w:val="00DD70C5"/>
    <w:rsid w:val="00DD740D"/>
    <w:rsid w:val="00DD7BC8"/>
    <w:rsid w:val="00DE0463"/>
    <w:rsid w:val="00DE1201"/>
    <w:rsid w:val="00DE4494"/>
    <w:rsid w:val="00DE5388"/>
    <w:rsid w:val="00DE545B"/>
    <w:rsid w:val="00DE674D"/>
    <w:rsid w:val="00DF03CF"/>
    <w:rsid w:val="00DF2022"/>
    <w:rsid w:val="00DF75D7"/>
    <w:rsid w:val="00DF777C"/>
    <w:rsid w:val="00E0088A"/>
    <w:rsid w:val="00E051AB"/>
    <w:rsid w:val="00E07593"/>
    <w:rsid w:val="00E0773B"/>
    <w:rsid w:val="00E10361"/>
    <w:rsid w:val="00E12744"/>
    <w:rsid w:val="00E17260"/>
    <w:rsid w:val="00E2069B"/>
    <w:rsid w:val="00E23CD9"/>
    <w:rsid w:val="00E2620B"/>
    <w:rsid w:val="00E26636"/>
    <w:rsid w:val="00E3158D"/>
    <w:rsid w:val="00E34E35"/>
    <w:rsid w:val="00E35C28"/>
    <w:rsid w:val="00E35E95"/>
    <w:rsid w:val="00E3749C"/>
    <w:rsid w:val="00E37FD0"/>
    <w:rsid w:val="00E4017A"/>
    <w:rsid w:val="00E447B3"/>
    <w:rsid w:val="00E45F57"/>
    <w:rsid w:val="00E46630"/>
    <w:rsid w:val="00E50C32"/>
    <w:rsid w:val="00E54F87"/>
    <w:rsid w:val="00E5591B"/>
    <w:rsid w:val="00E604B0"/>
    <w:rsid w:val="00E61E9B"/>
    <w:rsid w:val="00E65EF6"/>
    <w:rsid w:val="00E6752D"/>
    <w:rsid w:val="00E67DF0"/>
    <w:rsid w:val="00E7416E"/>
    <w:rsid w:val="00E75A21"/>
    <w:rsid w:val="00E775E9"/>
    <w:rsid w:val="00E82204"/>
    <w:rsid w:val="00E838C7"/>
    <w:rsid w:val="00E83B3D"/>
    <w:rsid w:val="00E83B5E"/>
    <w:rsid w:val="00E85D83"/>
    <w:rsid w:val="00E86539"/>
    <w:rsid w:val="00E86781"/>
    <w:rsid w:val="00E86D46"/>
    <w:rsid w:val="00E91275"/>
    <w:rsid w:val="00E917F7"/>
    <w:rsid w:val="00E92F28"/>
    <w:rsid w:val="00E942D4"/>
    <w:rsid w:val="00E960FA"/>
    <w:rsid w:val="00E969C2"/>
    <w:rsid w:val="00E96DCF"/>
    <w:rsid w:val="00EA0BE0"/>
    <w:rsid w:val="00EA4AA4"/>
    <w:rsid w:val="00EA578B"/>
    <w:rsid w:val="00EB0760"/>
    <w:rsid w:val="00EB3EB2"/>
    <w:rsid w:val="00EB55B5"/>
    <w:rsid w:val="00EB786E"/>
    <w:rsid w:val="00EC07E2"/>
    <w:rsid w:val="00EC29B0"/>
    <w:rsid w:val="00EC2D28"/>
    <w:rsid w:val="00EC341B"/>
    <w:rsid w:val="00EC5D91"/>
    <w:rsid w:val="00ED1C58"/>
    <w:rsid w:val="00ED3BAB"/>
    <w:rsid w:val="00ED4946"/>
    <w:rsid w:val="00ED52DA"/>
    <w:rsid w:val="00ED56AB"/>
    <w:rsid w:val="00ED5BB7"/>
    <w:rsid w:val="00ED5E8D"/>
    <w:rsid w:val="00ED66AA"/>
    <w:rsid w:val="00ED6C5E"/>
    <w:rsid w:val="00ED738E"/>
    <w:rsid w:val="00ED7B6E"/>
    <w:rsid w:val="00EE0E97"/>
    <w:rsid w:val="00EE2F2A"/>
    <w:rsid w:val="00EE4303"/>
    <w:rsid w:val="00EE559E"/>
    <w:rsid w:val="00EE597D"/>
    <w:rsid w:val="00EE5BCE"/>
    <w:rsid w:val="00EF1627"/>
    <w:rsid w:val="00EF288E"/>
    <w:rsid w:val="00EF4876"/>
    <w:rsid w:val="00EF5230"/>
    <w:rsid w:val="00EF7BE8"/>
    <w:rsid w:val="00F0097B"/>
    <w:rsid w:val="00F00E2D"/>
    <w:rsid w:val="00F015C6"/>
    <w:rsid w:val="00F022E6"/>
    <w:rsid w:val="00F03D63"/>
    <w:rsid w:val="00F0702A"/>
    <w:rsid w:val="00F07155"/>
    <w:rsid w:val="00F07269"/>
    <w:rsid w:val="00F10E9D"/>
    <w:rsid w:val="00F13D5D"/>
    <w:rsid w:val="00F14826"/>
    <w:rsid w:val="00F22090"/>
    <w:rsid w:val="00F239A2"/>
    <w:rsid w:val="00F25040"/>
    <w:rsid w:val="00F251BD"/>
    <w:rsid w:val="00F2531D"/>
    <w:rsid w:val="00F26B4E"/>
    <w:rsid w:val="00F27665"/>
    <w:rsid w:val="00F30D23"/>
    <w:rsid w:val="00F3173C"/>
    <w:rsid w:val="00F335C9"/>
    <w:rsid w:val="00F377EA"/>
    <w:rsid w:val="00F40214"/>
    <w:rsid w:val="00F4125D"/>
    <w:rsid w:val="00F436AF"/>
    <w:rsid w:val="00F436EE"/>
    <w:rsid w:val="00F44E52"/>
    <w:rsid w:val="00F4686A"/>
    <w:rsid w:val="00F47293"/>
    <w:rsid w:val="00F47AAA"/>
    <w:rsid w:val="00F47F9E"/>
    <w:rsid w:val="00F513D1"/>
    <w:rsid w:val="00F52F12"/>
    <w:rsid w:val="00F54CDD"/>
    <w:rsid w:val="00F55963"/>
    <w:rsid w:val="00F567FB"/>
    <w:rsid w:val="00F573D8"/>
    <w:rsid w:val="00F60956"/>
    <w:rsid w:val="00F62911"/>
    <w:rsid w:val="00F657C4"/>
    <w:rsid w:val="00F65EE6"/>
    <w:rsid w:val="00F66F8E"/>
    <w:rsid w:val="00F70CB0"/>
    <w:rsid w:val="00F70EFF"/>
    <w:rsid w:val="00F73A13"/>
    <w:rsid w:val="00F73AC4"/>
    <w:rsid w:val="00F74315"/>
    <w:rsid w:val="00F77731"/>
    <w:rsid w:val="00F7795F"/>
    <w:rsid w:val="00F77BA4"/>
    <w:rsid w:val="00F810C4"/>
    <w:rsid w:val="00F83555"/>
    <w:rsid w:val="00F83D7A"/>
    <w:rsid w:val="00F85C2E"/>
    <w:rsid w:val="00F85DA2"/>
    <w:rsid w:val="00F86B88"/>
    <w:rsid w:val="00F871C3"/>
    <w:rsid w:val="00F87EA2"/>
    <w:rsid w:val="00F9135E"/>
    <w:rsid w:val="00F9167E"/>
    <w:rsid w:val="00F96039"/>
    <w:rsid w:val="00F97374"/>
    <w:rsid w:val="00FA0640"/>
    <w:rsid w:val="00FA2FBE"/>
    <w:rsid w:val="00FA3F9B"/>
    <w:rsid w:val="00FA4084"/>
    <w:rsid w:val="00FA5618"/>
    <w:rsid w:val="00FA5B92"/>
    <w:rsid w:val="00FB070E"/>
    <w:rsid w:val="00FB1F38"/>
    <w:rsid w:val="00FB309A"/>
    <w:rsid w:val="00FB3CB6"/>
    <w:rsid w:val="00FB3DFE"/>
    <w:rsid w:val="00FB553E"/>
    <w:rsid w:val="00FB57A3"/>
    <w:rsid w:val="00FB6EA9"/>
    <w:rsid w:val="00FC0464"/>
    <w:rsid w:val="00FC5DB4"/>
    <w:rsid w:val="00FC7096"/>
    <w:rsid w:val="00FD07C4"/>
    <w:rsid w:val="00FD10CE"/>
    <w:rsid w:val="00FD2D44"/>
    <w:rsid w:val="00FD639D"/>
    <w:rsid w:val="00FE0D73"/>
    <w:rsid w:val="00FE5DDE"/>
    <w:rsid w:val="00FF055C"/>
    <w:rsid w:val="00FF1071"/>
    <w:rsid w:val="00FF1240"/>
    <w:rsid w:val="00FF28EC"/>
    <w:rsid w:val="00FF589F"/>
    <w:rsid w:val="00FF5EC6"/>
    <w:rsid w:val="00FF5FE6"/>
    <w:rsid w:val="00FF6742"/>
    <w:rsid w:val="00FF7D9B"/>
    <w:rsid w:val="018B8EA1"/>
    <w:rsid w:val="03D05924"/>
    <w:rsid w:val="04786CB9"/>
    <w:rsid w:val="050EC4FA"/>
    <w:rsid w:val="051A5A65"/>
    <w:rsid w:val="060D0BCC"/>
    <w:rsid w:val="06E5401D"/>
    <w:rsid w:val="06F6FFA3"/>
    <w:rsid w:val="071E1638"/>
    <w:rsid w:val="07AAE693"/>
    <w:rsid w:val="0862E69E"/>
    <w:rsid w:val="0883DBC8"/>
    <w:rsid w:val="0A1B4292"/>
    <w:rsid w:val="0A9DAB06"/>
    <w:rsid w:val="0B5B9E2B"/>
    <w:rsid w:val="0CAC92C0"/>
    <w:rsid w:val="0CF55FB7"/>
    <w:rsid w:val="0DA547DF"/>
    <w:rsid w:val="0E045CAE"/>
    <w:rsid w:val="0E0707FF"/>
    <w:rsid w:val="0FEE772C"/>
    <w:rsid w:val="101006DC"/>
    <w:rsid w:val="10318165"/>
    <w:rsid w:val="1044FD09"/>
    <w:rsid w:val="1100D510"/>
    <w:rsid w:val="113D95D6"/>
    <w:rsid w:val="11AA38BA"/>
    <w:rsid w:val="11C9EBE5"/>
    <w:rsid w:val="121A6CDD"/>
    <w:rsid w:val="13F821D4"/>
    <w:rsid w:val="14184950"/>
    <w:rsid w:val="14943B29"/>
    <w:rsid w:val="14EFC4BE"/>
    <w:rsid w:val="166E0428"/>
    <w:rsid w:val="16920ADA"/>
    <w:rsid w:val="169E4B49"/>
    <w:rsid w:val="16F26D9D"/>
    <w:rsid w:val="17D59D13"/>
    <w:rsid w:val="186B564C"/>
    <w:rsid w:val="18C88C48"/>
    <w:rsid w:val="19A77F6C"/>
    <w:rsid w:val="1A013ED4"/>
    <w:rsid w:val="1AA07E3F"/>
    <w:rsid w:val="1B3A4A3E"/>
    <w:rsid w:val="1B59CE2F"/>
    <w:rsid w:val="1BE96F18"/>
    <w:rsid w:val="1D39E10A"/>
    <w:rsid w:val="1E1458EF"/>
    <w:rsid w:val="1F5125E7"/>
    <w:rsid w:val="1FC307B6"/>
    <w:rsid w:val="1FC803B6"/>
    <w:rsid w:val="1FE5EBC3"/>
    <w:rsid w:val="20A15D15"/>
    <w:rsid w:val="21939738"/>
    <w:rsid w:val="21B8E622"/>
    <w:rsid w:val="22274039"/>
    <w:rsid w:val="2239F358"/>
    <w:rsid w:val="22D8200E"/>
    <w:rsid w:val="2326EB03"/>
    <w:rsid w:val="235CDE33"/>
    <w:rsid w:val="24666B07"/>
    <w:rsid w:val="2494D6C9"/>
    <w:rsid w:val="2522ACAC"/>
    <w:rsid w:val="2638ECE2"/>
    <w:rsid w:val="2663F221"/>
    <w:rsid w:val="26D0FEBC"/>
    <w:rsid w:val="282C2FFD"/>
    <w:rsid w:val="28727445"/>
    <w:rsid w:val="287EB24B"/>
    <w:rsid w:val="28F99932"/>
    <w:rsid w:val="29A7D07D"/>
    <w:rsid w:val="2A24B26A"/>
    <w:rsid w:val="2B9B24B7"/>
    <w:rsid w:val="2BC8B2B8"/>
    <w:rsid w:val="2C05499A"/>
    <w:rsid w:val="2C3DB86D"/>
    <w:rsid w:val="2CEA50AE"/>
    <w:rsid w:val="2D21392B"/>
    <w:rsid w:val="2E6A5FE9"/>
    <w:rsid w:val="2E77750E"/>
    <w:rsid w:val="31D96E69"/>
    <w:rsid w:val="3234D06A"/>
    <w:rsid w:val="32D47716"/>
    <w:rsid w:val="33119B06"/>
    <w:rsid w:val="33A136C8"/>
    <w:rsid w:val="33EFCF61"/>
    <w:rsid w:val="344D268F"/>
    <w:rsid w:val="34E24E22"/>
    <w:rsid w:val="358C3CD1"/>
    <w:rsid w:val="35917C85"/>
    <w:rsid w:val="35BAF24D"/>
    <w:rsid w:val="35DF3BFF"/>
    <w:rsid w:val="35EA2CE6"/>
    <w:rsid w:val="373C47F3"/>
    <w:rsid w:val="3741353B"/>
    <w:rsid w:val="389CCE99"/>
    <w:rsid w:val="38F6E800"/>
    <w:rsid w:val="3915CD30"/>
    <w:rsid w:val="3AE7F637"/>
    <w:rsid w:val="3C537846"/>
    <w:rsid w:val="3D3BEE5B"/>
    <w:rsid w:val="3D83A52A"/>
    <w:rsid w:val="3DE0C612"/>
    <w:rsid w:val="3EE881B5"/>
    <w:rsid w:val="3F231578"/>
    <w:rsid w:val="4014FB18"/>
    <w:rsid w:val="406F1D89"/>
    <w:rsid w:val="407AB62C"/>
    <w:rsid w:val="40C4B5D4"/>
    <w:rsid w:val="40E3B8AD"/>
    <w:rsid w:val="414EDBBA"/>
    <w:rsid w:val="41A2983D"/>
    <w:rsid w:val="41AA1182"/>
    <w:rsid w:val="423AFEF8"/>
    <w:rsid w:val="42C825BB"/>
    <w:rsid w:val="43038547"/>
    <w:rsid w:val="4305853D"/>
    <w:rsid w:val="433A631D"/>
    <w:rsid w:val="43B546C8"/>
    <w:rsid w:val="44A27482"/>
    <w:rsid w:val="44C41349"/>
    <w:rsid w:val="44CBEE6D"/>
    <w:rsid w:val="455DD550"/>
    <w:rsid w:val="4567F0D1"/>
    <w:rsid w:val="45715169"/>
    <w:rsid w:val="458214A0"/>
    <w:rsid w:val="45859D95"/>
    <w:rsid w:val="45A972C1"/>
    <w:rsid w:val="45B1E905"/>
    <w:rsid w:val="45E56B3E"/>
    <w:rsid w:val="4618A697"/>
    <w:rsid w:val="465CCFD0"/>
    <w:rsid w:val="46BA46C0"/>
    <w:rsid w:val="4714924F"/>
    <w:rsid w:val="476110B9"/>
    <w:rsid w:val="4869DE8F"/>
    <w:rsid w:val="48A4225B"/>
    <w:rsid w:val="4AC43D15"/>
    <w:rsid w:val="4B12347B"/>
    <w:rsid w:val="4B1C5227"/>
    <w:rsid w:val="4B4182D7"/>
    <w:rsid w:val="4C3300BC"/>
    <w:rsid w:val="4C4630AA"/>
    <w:rsid w:val="4C9B6157"/>
    <w:rsid w:val="4CC98343"/>
    <w:rsid w:val="4CCC4875"/>
    <w:rsid w:val="4D440CC0"/>
    <w:rsid w:val="4DE6ABE3"/>
    <w:rsid w:val="4EAF6F32"/>
    <w:rsid w:val="4EC4C21C"/>
    <w:rsid w:val="4FCE9AF4"/>
    <w:rsid w:val="50466168"/>
    <w:rsid w:val="50A7F1D4"/>
    <w:rsid w:val="50D520E2"/>
    <w:rsid w:val="516FE464"/>
    <w:rsid w:val="51FF21F0"/>
    <w:rsid w:val="52177698"/>
    <w:rsid w:val="52447AD4"/>
    <w:rsid w:val="530DEF9A"/>
    <w:rsid w:val="53202F8D"/>
    <w:rsid w:val="53638684"/>
    <w:rsid w:val="542C4EB5"/>
    <w:rsid w:val="54DE55AE"/>
    <w:rsid w:val="54E4792F"/>
    <w:rsid w:val="562EE374"/>
    <w:rsid w:val="563B15D7"/>
    <w:rsid w:val="56897834"/>
    <w:rsid w:val="57C2E7AB"/>
    <w:rsid w:val="58077D5C"/>
    <w:rsid w:val="58941D8C"/>
    <w:rsid w:val="5AC8A518"/>
    <w:rsid w:val="5BE2D029"/>
    <w:rsid w:val="5C0D6260"/>
    <w:rsid w:val="5C186F1F"/>
    <w:rsid w:val="5D3CB1FF"/>
    <w:rsid w:val="5E317E0C"/>
    <w:rsid w:val="5F1BF1A8"/>
    <w:rsid w:val="60C51485"/>
    <w:rsid w:val="61BD9BA4"/>
    <w:rsid w:val="62E23381"/>
    <w:rsid w:val="6355E121"/>
    <w:rsid w:val="648B0DF9"/>
    <w:rsid w:val="64F86BA3"/>
    <w:rsid w:val="653F0126"/>
    <w:rsid w:val="6564B629"/>
    <w:rsid w:val="656FCBED"/>
    <w:rsid w:val="657A7FB6"/>
    <w:rsid w:val="668C0719"/>
    <w:rsid w:val="66B7D814"/>
    <w:rsid w:val="66E0F861"/>
    <w:rsid w:val="67167B1F"/>
    <w:rsid w:val="6795F26C"/>
    <w:rsid w:val="682D9BDB"/>
    <w:rsid w:val="6861044F"/>
    <w:rsid w:val="68BB6A6E"/>
    <w:rsid w:val="69EA4FD1"/>
    <w:rsid w:val="6ADFF8C0"/>
    <w:rsid w:val="6E96420E"/>
    <w:rsid w:val="7057E9EF"/>
    <w:rsid w:val="70A1E3D7"/>
    <w:rsid w:val="70EA9F67"/>
    <w:rsid w:val="7103E53E"/>
    <w:rsid w:val="717AEB2B"/>
    <w:rsid w:val="717C48E6"/>
    <w:rsid w:val="731D2780"/>
    <w:rsid w:val="748A208B"/>
    <w:rsid w:val="757BBF1A"/>
    <w:rsid w:val="76220821"/>
    <w:rsid w:val="76305831"/>
    <w:rsid w:val="77A7D46D"/>
    <w:rsid w:val="7853AFBE"/>
    <w:rsid w:val="7AC75339"/>
    <w:rsid w:val="7FAAABAF"/>
    <w:rsid w:val="7FDB8C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E3875"/>
  <w15:chartTrackingRefBased/>
  <w15:docId w15:val="{5AD36C0F-43A3-4E21-854F-7E54D3626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531D"/>
  </w:style>
  <w:style w:type="paragraph" w:styleId="Heading1">
    <w:name w:val="heading 1"/>
    <w:basedOn w:val="Normal"/>
    <w:next w:val="Normal"/>
    <w:link w:val="Heading1Char"/>
    <w:uiPriority w:val="9"/>
    <w:qFormat/>
    <w:rsid w:val="00912565"/>
    <w:pPr>
      <w:keepNext/>
      <w:keepLines/>
      <w:numPr>
        <w:numId w:val="4"/>
      </w:numPr>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7E32"/>
    <w:pPr>
      <w:keepNext/>
      <w:keepLines/>
      <w:numPr>
        <w:ilvl w:val="1"/>
        <w:numId w:val="4"/>
      </w:numPr>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7E32"/>
    <w:pPr>
      <w:keepNext/>
      <w:keepLines/>
      <w:numPr>
        <w:ilvl w:val="2"/>
        <w:numId w:val="4"/>
      </w:numPr>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7E32"/>
    <w:pPr>
      <w:keepNext/>
      <w:keepLines/>
      <w:numPr>
        <w:ilvl w:val="3"/>
        <w:numId w:val="4"/>
      </w:numPr>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77E32"/>
    <w:pPr>
      <w:keepNext/>
      <w:keepLines/>
      <w:numPr>
        <w:ilvl w:val="4"/>
        <w:numId w:val="4"/>
      </w:numPr>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677E32"/>
    <w:pPr>
      <w:keepNext/>
      <w:keepLines/>
      <w:numPr>
        <w:ilvl w:val="5"/>
        <w:numId w:val="4"/>
      </w:numPr>
      <w:spacing w:before="40" w:after="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677E32"/>
    <w:pPr>
      <w:keepNext/>
      <w:keepLines/>
      <w:numPr>
        <w:ilvl w:val="6"/>
        <w:numId w:val="4"/>
      </w:numPr>
      <w:spacing w:before="40" w:after="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677E32"/>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7E32"/>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90B9D"/>
    <w:pPr>
      <w:tabs>
        <w:tab w:val="center" w:pos="4680"/>
        <w:tab w:val="right" w:pos="9360"/>
      </w:tabs>
      <w:spacing w:after="0" w:line="240" w:lineRule="auto"/>
    </w:pPr>
  </w:style>
  <w:style w:type="character" w:styleId="HeaderChar" w:customStyle="1">
    <w:name w:val="Header Char"/>
    <w:basedOn w:val="DefaultParagraphFont"/>
    <w:link w:val="Header"/>
    <w:uiPriority w:val="99"/>
    <w:rsid w:val="00490B9D"/>
  </w:style>
  <w:style w:type="paragraph" w:styleId="Footer">
    <w:name w:val="footer"/>
    <w:basedOn w:val="Normal"/>
    <w:link w:val="FooterChar"/>
    <w:uiPriority w:val="99"/>
    <w:unhideWhenUsed/>
    <w:rsid w:val="00490B9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90B9D"/>
  </w:style>
  <w:style w:type="table" w:styleId="TableGrid">
    <w:name w:val="Table Grid"/>
    <w:basedOn w:val="TableNormal"/>
    <w:uiPriority w:val="39"/>
    <w:rsid w:val="00490B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461E"/>
    <w:pPr>
      <w:ind w:left="720"/>
      <w:contextualSpacing/>
    </w:pPr>
  </w:style>
  <w:style w:type="character" w:styleId="Heading1Char" w:customStyle="1">
    <w:name w:val="Heading 1 Char"/>
    <w:basedOn w:val="DefaultParagraphFont"/>
    <w:link w:val="Heading1"/>
    <w:uiPriority w:val="9"/>
    <w:rsid w:val="00912565"/>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677E32"/>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677E32"/>
    <w:rPr>
      <w:rFonts w:asciiTheme="majorHAnsi" w:hAnsiTheme="majorHAnsi" w:eastAsiaTheme="majorEastAsia" w:cstheme="majorBidi"/>
      <w:color w:val="1F3763" w:themeColor="accent1" w:themeShade="7F"/>
      <w:sz w:val="24"/>
      <w:szCs w:val="24"/>
    </w:rPr>
  </w:style>
  <w:style w:type="character" w:styleId="Heading4Char" w:customStyle="1">
    <w:name w:val="Heading 4 Char"/>
    <w:basedOn w:val="DefaultParagraphFont"/>
    <w:link w:val="Heading4"/>
    <w:uiPriority w:val="9"/>
    <w:rsid w:val="00677E3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77E3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00677E32"/>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677E32"/>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677E3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77E32"/>
    <w:rPr>
      <w:rFonts w:asciiTheme="majorHAnsi" w:hAnsiTheme="majorHAnsi" w:eastAsiaTheme="majorEastAsia"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D42AB6"/>
    <w:rPr>
      <w:sz w:val="16"/>
      <w:szCs w:val="16"/>
    </w:rPr>
  </w:style>
  <w:style w:type="paragraph" w:styleId="CommentText">
    <w:name w:val="annotation text"/>
    <w:basedOn w:val="Normal"/>
    <w:link w:val="CommentTextChar"/>
    <w:uiPriority w:val="99"/>
    <w:unhideWhenUsed/>
    <w:rsid w:val="00D42AB6"/>
    <w:pPr>
      <w:spacing w:before="120" w:after="120" w:line="240" w:lineRule="auto"/>
    </w:pPr>
    <w:rPr>
      <w:rFonts w:ascii="Calibri" w:hAnsi="Calibri"/>
      <w:kern w:val="0"/>
      <w:sz w:val="20"/>
      <w:szCs w:val="20"/>
      <w14:ligatures w14:val="none"/>
    </w:rPr>
  </w:style>
  <w:style w:type="character" w:styleId="CommentTextChar" w:customStyle="1">
    <w:name w:val="Comment Text Char"/>
    <w:basedOn w:val="DefaultParagraphFont"/>
    <w:link w:val="CommentText"/>
    <w:uiPriority w:val="99"/>
    <w:rsid w:val="00D42AB6"/>
    <w:rPr>
      <w:rFonts w:ascii="Calibri" w:hAnsi="Calibri"/>
      <w:kern w:val="0"/>
      <w:sz w:val="20"/>
      <w:szCs w:val="20"/>
      <w14:ligatures w14:val="none"/>
    </w:rPr>
  </w:style>
  <w:style w:type="character" w:styleId="PlaceholderText">
    <w:name w:val="Placeholder Text"/>
    <w:basedOn w:val="DefaultParagraphFont"/>
    <w:uiPriority w:val="99"/>
    <w:semiHidden/>
    <w:rsid w:val="005D626D"/>
    <w:rPr>
      <w:color w:val="808080"/>
    </w:rPr>
  </w:style>
  <w:style w:type="paragraph" w:styleId="CommentSubject">
    <w:name w:val="annotation subject"/>
    <w:basedOn w:val="CommentText"/>
    <w:next w:val="CommentText"/>
    <w:link w:val="CommentSubjectChar"/>
    <w:uiPriority w:val="99"/>
    <w:semiHidden/>
    <w:unhideWhenUsed/>
    <w:rsid w:val="00426CD0"/>
    <w:pPr>
      <w:spacing w:before="0" w:after="160"/>
    </w:pPr>
    <w:rPr>
      <w:rFonts w:asciiTheme="minorHAnsi" w:hAnsiTheme="minorHAnsi"/>
      <w:b/>
      <w:bCs/>
      <w:kern w:val="2"/>
      <w14:ligatures w14:val="standardContextual"/>
    </w:rPr>
  </w:style>
  <w:style w:type="character" w:styleId="CommentSubjectChar" w:customStyle="1">
    <w:name w:val="Comment Subject Char"/>
    <w:basedOn w:val="CommentTextChar"/>
    <w:link w:val="CommentSubject"/>
    <w:uiPriority w:val="99"/>
    <w:semiHidden/>
    <w:rsid w:val="00426CD0"/>
    <w:rPr>
      <w:rFonts w:ascii="Calibri" w:hAnsi="Calibri"/>
      <w:b/>
      <w:bCs/>
      <w:kern w:val="0"/>
      <w:sz w:val="20"/>
      <w:szCs w:val="20"/>
      <w14:ligatures w14:val="none"/>
    </w:rPr>
  </w:style>
  <w:style w:type="paragraph" w:styleId="NoSpacing">
    <w:name w:val="No Spacing"/>
    <w:link w:val="NoSpacingChar"/>
    <w:uiPriority w:val="1"/>
    <w:qFormat/>
    <w:rsid w:val="00DA0CC2"/>
    <w:pPr>
      <w:spacing w:after="0" w:line="240" w:lineRule="auto"/>
    </w:pPr>
    <w:rPr>
      <w:rFonts w:eastAsiaTheme="minorEastAsia"/>
      <w:kern w:val="0"/>
      <w14:ligatures w14:val="none"/>
    </w:rPr>
  </w:style>
  <w:style w:type="character" w:styleId="NoSpacingChar" w:customStyle="1">
    <w:name w:val="No Spacing Char"/>
    <w:basedOn w:val="DefaultParagraphFont"/>
    <w:link w:val="NoSpacing"/>
    <w:uiPriority w:val="1"/>
    <w:rsid w:val="00DA0CC2"/>
    <w:rPr>
      <w:rFonts w:eastAsiaTheme="minorEastAsia"/>
      <w:kern w:val="0"/>
      <w14:ligatures w14:val="none"/>
    </w:rPr>
  </w:style>
  <w:style w:type="table" w:styleId="GridTable4-Accent11" w:customStyle="1">
    <w:name w:val="Grid Table 4 - Accent 11"/>
    <w:basedOn w:val="TableNormal"/>
    <w:uiPriority w:val="49"/>
    <w:rsid w:val="00BC0488"/>
    <w:pPr>
      <w:spacing w:after="0" w:line="240" w:lineRule="auto"/>
    </w:pPr>
    <w:rPr>
      <w:kern w:val="0"/>
      <w14:ligatures w14:val="none"/>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E26636"/>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OCHeading">
    <w:name w:val="TOC Heading"/>
    <w:basedOn w:val="Heading1"/>
    <w:next w:val="Normal"/>
    <w:uiPriority w:val="39"/>
    <w:unhideWhenUsed/>
    <w:qFormat/>
    <w:rsid w:val="009172B3"/>
    <w:pPr>
      <w:numPr>
        <w:numId w:val="0"/>
      </w:numPr>
      <w:outlineLvl w:val="9"/>
    </w:pPr>
    <w:rPr>
      <w:kern w:val="0"/>
      <w14:ligatures w14:val="none"/>
    </w:rPr>
  </w:style>
  <w:style w:type="paragraph" w:styleId="TOC1">
    <w:name w:val="toc 1"/>
    <w:basedOn w:val="Normal"/>
    <w:next w:val="Normal"/>
    <w:autoRedefine/>
    <w:uiPriority w:val="39"/>
    <w:unhideWhenUsed/>
    <w:rsid w:val="009172B3"/>
    <w:pPr>
      <w:spacing w:after="100"/>
    </w:pPr>
  </w:style>
  <w:style w:type="paragraph" w:styleId="TOC2">
    <w:name w:val="toc 2"/>
    <w:basedOn w:val="Normal"/>
    <w:next w:val="Normal"/>
    <w:autoRedefine/>
    <w:uiPriority w:val="39"/>
    <w:unhideWhenUsed/>
    <w:rsid w:val="009172B3"/>
    <w:pPr>
      <w:spacing w:after="100"/>
      <w:ind w:left="220"/>
    </w:pPr>
  </w:style>
  <w:style w:type="character" w:styleId="Hyperlink">
    <w:name w:val="Hyperlink"/>
    <w:basedOn w:val="DefaultParagraphFont"/>
    <w:uiPriority w:val="99"/>
    <w:unhideWhenUsed/>
    <w:rsid w:val="009172B3"/>
    <w:rPr>
      <w:color w:val="0563C1" w:themeColor="hyperlink"/>
      <w:u w:val="single"/>
    </w:rPr>
  </w:style>
  <w:style w:type="paragraph" w:styleId="DBBody" w:customStyle="1">
    <w:name w:val="DB Body"/>
    <w:link w:val="DBBodyChar"/>
    <w:qFormat/>
    <w:rsid w:val="00C46DB1"/>
    <w:pPr>
      <w:spacing w:before="120" w:after="80" w:line="240" w:lineRule="auto"/>
    </w:pPr>
    <w:rPr>
      <w:rFonts w:ascii="Trebuchet MS" w:hAnsi="Trebuchet MS" w:eastAsia="Times New Roman" w:cs="Times New Roman"/>
      <w:kern w:val="0"/>
      <w:sz w:val="20"/>
      <w:szCs w:val="24"/>
      <w14:ligatures w14:val="none"/>
    </w:rPr>
  </w:style>
  <w:style w:type="character" w:styleId="DMStrongGrey" w:customStyle="1">
    <w:name w:val="DM Strong Grey"/>
    <w:qFormat/>
    <w:rsid w:val="00C46DB1"/>
    <w:rPr>
      <w:b/>
      <w:color w:val="444444"/>
      <w:lang w:val="en-US"/>
    </w:rPr>
  </w:style>
  <w:style w:type="character" w:styleId="DBBodyChar" w:customStyle="1">
    <w:name w:val="DB Body Char"/>
    <w:basedOn w:val="DefaultParagraphFont"/>
    <w:link w:val="DBBody"/>
    <w:locked/>
    <w:rsid w:val="00C46DB1"/>
    <w:rPr>
      <w:rFonts w:ascii="Trebuchet MS" w:hAnsi="Trebuchet MS" w:eastAsia="Times New Roman" w:cs="Times New Roman"/>
      <w:kern w:val="0"/>
      <w:sz w:val="20"/>
      <w:szCs w:val="24"/>
      <w14:ligatures w14:val="none"/>
    </w:rPr>
  </w:style>
  <w:style w:type="paragraph" w:styleId="TOC3">
    <w:name w:val="toc 3"/>
    <w:basedOn w:val="Normal"/>
    <w:next w:val="Normal"/>
    <w:autoRedefine/>
    <w:uiPriority w:val="39"/>
    <w:unhideWhenUsed/>
    <w:rsid w:val="00B11A60"/>
    <w:pPr>
      <w:spacing w:after="100"/>
      <w:ind w:left="440"/>
    </w:pPr>
  </w:style>
  <w:style w:type="character" w:styleId="Strong">
    <w:name w:val="Strong"/>
    <w:basedOn w:val="DefaultParagraphFont"/>
    <w:uiPriority w:val="22"/>
    <w:qFormat/>
    <w:rsid w:val="00680023"/>
    <w:rPr>
      <w:b/>
      <w:bCs/>
    </w:rPr>
  </w:style>
  <w:style w:type="character" w:styleId="fadeinpfttw8" w:customStyle="1">
    <w:name w:val="_fadein_pfttw_8"/>
    <w:basedOn w:val="DefaultParagraphFont"/>
    <w:rsid w:val="00FC7096"/>
  </w:style>
  <w:style w:type="paragraph" w:styleId="Caption">
    <w:name w:val="caption"/>
    <w:basedOn w:val="Normal"/>
    <w:next w:val="Normal"/>
    <w:uiPriority w:val="35"/>
    <w:unhideWhenUsed/>
    <w:qFormat/>
    <w:rsid w:val="004B7D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D21EE"/>
    <w:pPr>
      <w:spacing w:after="0"/>
    </w:pPr>
  </w:style>
  <w:style w:type="paragraph" w:styleId="Subtitle">
    <w:name w:val="Subtitle"/>
    <w:basedOn w:val="Normal"/>
    <w:next w:val="Normal"/>
    <w:link w:val="SubtitleChar"/>
    <w:uiPriority w:val="11"/>
    <w:qFormat/>
    <w:rsid w:val="00957943"/>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957943"/>
    <w:rPr>
      <w:rFonts w:eastAsiaTheme="minorEastAsia"/>
      <w:color w:val="5A5A5A" w:themeColor="text1" w:themeTint="A5"/>
      <w:spacing w:val="15"/>
    </w:rPr>
  </w:style>
  <w:style w:type="character" w:styleId="fadeinm1hgl8" w:customStyle="1">
    <w:name w:val="_fadein_m1hgl_8"/>
    <w:basedOn w:val="DefaultParagraphFont"/>
    <w:rsid w:val="004E4012"/>
  </w:style>
  <w:style w:type="paragraph" w:styleId="Revision">
    <w:name w:val="Revision"/>
    <w:hidden/>
    <w:uiPriority w:val="99"/>
    <w:semiHidden/>
    <w:rsid w:val="00CE3540"/>
    <w:pPr>
      <w:spacing w:after="0" w:line="240" w:lineRule="auto"/>
    </w:pPr>
  </w:style>
  <w:style w:type="character" w:styleId="UnresolvedMention">
    <w:name w:val="Unresolved Mention"/>
    <w:basedOn w:val="DefaultParagraphFont"/>
    <w:uiPriority w:val="99"/>
    <w:semiHidden/>
    <w:unhideWhenUsed/>
    <w:rsid w:val="00867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065">
      <w:bodyDiv w:val="1"/>
      <w:marLeft w:val="0"/>
      <w:marRight w:val="0"/>
      <w:marTop w:val="0"/>
      <w:marBottom w:val="0"/>
      <w:divBdr>
        <w:top w:val="none" w:sz="0" w:space="0" w:color="auto"/>
        <w:left w:val="none" w:sz="0" w:space="0" w:color="auto"/>
        <w:bottom w:val="none" w:sz="0" w:space="0" w:color="auto"/>
        <w:right w:val="none" w:sz="0" w:space="0" w:color="auto"/>
      </w:divBdr>
    </w:div>
    <w:div w:id="34164560">
      <w:bodyDiv w:val="1"/>
      <w:marLeft w:val="0"/>
      <w:marRight w:val="0"/>
      <w:marTop w:val="0"/>
      <w:marBottom w:val="0"/>
      <w:divBdr>
        <w:top w:val="none" w:sz="0" w:space="0" w:color="auto"/>
        <w:left w:val="none" w:sz="0" w:space="0" w:color="auto"/>
        <w:bottom w:val="none" w:sz="0" w:space="0" w:color="auto"/>
        <w:right w:val="none" w:sz="0" w:space="0" w:color="auto"/>
      </w:divBdr>
    </w:div>
    <w:div w:id="50200716">
      <w:bodyDiv w:val="1"/>
      <w:marLeft w:val="0"/>
      <w:marRight w:val="0"/>
      <w:marTop w:val="0"/>
      <w:marBottom w:val="0"/>
      <w:divBdr>
        <w:top w:val="none" w:sz="0" w:space="0" w:color="auto"/>
        <w:left w:val="none" w:sz="0" w:space="0" w:color="auto"/>
        <w:bottom w:val="none" w:sz="0" w:space="0" w:color="auto"/>
        <w:right w:val="none" w:sz="0" w:space="0" w:color="auto"/>
      </w:divBdr>
    </w:div>
    <w:div w:id="64186429">
      <w:bodyDiv w:val="1"/>
      <w:marLeft w:val="0"/>
      <w:marRight w:val="0"/>
      <w:marTop w:val="0"/>
      <w:marBottom w:val="0"/>
      <w:divBdr>
        <w:top w:val="none" w:sz="0" w:space="0" w:color="auto"/>
        <w:left w:val="none" w:sz="0" w:space="0" w:color="auto"/>
        <w:bottom w:val="none" w:sz="0" w:space="0" w:color="auto"/>
        <w:right w:val="none" w:sz="0" w:space="0" w:color="auto"/>
      </w:divBdr>
    </w:div>
    <w:div w:id="71971565">
      <w:bodyDiv w:val="1"/>
      <w:marLeft w:val="0"/>
      <w:marRight w:val="0"/>
      <w:marTop w:val="0"/>
      <w:marBottom w:val="0"/>
      <w:divBdr>
        <w:top w:val="none" w:sz="0" w:space="0" w:color="auto"/>
        <w:left w:val="none" w:sz="0" w:space="0" w:color="auto"/>
        <w:bottom w:val="none" w:sz="0" w:space="0" w:color="auto"/>
        <w:right w:val="none" w:sz="0" w:space="0" w:color="auto"/>
      </w:divBdr>
    </w:div>
    <w:div w:id="118770824">
      <w:bodyDiv w:val="1"/>
      <w:marLeft w:val="0"/>
      <w:marRight w:val="0"/>
      <w:marTop w:val="0"/>
      <w:marBottom w:val="0"/>
      <w:divBdr>
        <w:top w:val="none" w:sz="0" w:space="0" w:color="auto"/>
        <w:left w:val="none" w:sz="0" w:space="0" w:color="auto"/>
        <w:bottom w:val="none" w:sz="0" w:space="0" w:color="auto"/>
        <w:right w:val="none" w:sz="0" w:space="0" w:color="auto"/>
      </w:divBdr>
    </w:div>
    <w:div w:id="125588586">
      <w:bodyDiv w:val="1"/>
      <w:marLeft w:val="0"/>
      <w:marRight w:val="0"/>
      <w:marTop w:val="0"/>
      <w:marBottom w:val="0"/>
      <w:divBdr>
        <w:top w:val="none" w:sz="0" w:space="0" w:color="auto"/>
        <w:left w:val="none" w:sz="0" w:space="0" w:color="auto"/>
        <w:bottom w:val="none" w:sz="0" w:space="0" w:color="auto"/>
        <w:right w:val="none" w:sz="0" w:space="0" w:color="auto"/>
      </w:divBdr>
    </w:div>
    <w:div w:id="171998094">
      <w:bodyDiv w:val="1"/>
      <w:marLeft w:val="0"/>
      <w:marRight w:val="0"/>
      <w:marTop w:val="0"/>
      <w:marBottom w:val="0"/>
      <w:divBdr>
        <w:top w:val="none" w:sz="0" w:space="0" w:color="auto"/>
        <w:left w:val="none" w:sz="0" w:space="0" w:color="auto"/>
        <w:bottom w:val="none" w:sz="0" w:space="0" w:color="auto"/>
        <w:right w:val="none" w:sz="0" w:space="0" w:color="auto"/>
      </w:divBdr>
      <w:divsChild>
        <w:div w:id="4765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256451">
      <w:bodyDiv w:val="1"/>
      <w:marLeft w:val="0"/>
      <w:marRight w:val="0"/>
      <w:marTop w:val="0"/>
      <w:marBottom w:val="0"/>
      <w:divBdr>
        <w:top w:val="none" w:sz="0" w:space="0" w:color="auto"/>
        <w:left w:val="none" w:sz="0" w:space="0" w:color="auto"/>
        <w:bottom w:val="none" w:sz="0" w:space="0" w:color="auto"/>
        <w:right w:val="none" w:sz="0" w:space="0" w:color="auto"/>
      </w:divBdr>
    </w:div>
    <w:div w:id="236286045">
      <w:bodyDiv w:val="1"/>
      <w:marLeft w:val="0"/>
      <w:marRight w:val="0"/>
      <w:marTop w:val="0"/>
      <w:marBottom w:val="0"/>
      <w:divBdr>
        <w:top w:val="none" w:sz="0" w:space="0" w:color="auto"/>
        <w:left w:val="none" w:sz="0" w:space="0" w:color="auto"/>
        <w:bottom w:val="none" w:sz="0" w:space="0" w:color="auto"/>
        <w:right w:val="none" w:sz="0" w:space="0" w:color="auto"/>
      </w:divBdr>
    </w:div>
    <w:div w:id="239098283">
      <w:bodyDiv w:val="1"/>
      <w:marLeft w:val="0"/>
      <w:marRight w:val="0"/>
      <w:marTop w:val="0"/>
      <w:marBottom w:val="0"/>
      <w:divBdr>
        <w:top w:val="none" w:sz="0" w:space="0" w:color="auto"/>
        <w:left w:val="none" w:sz="0" w:space="0" w:color="auto"/>
        <w:bottom w:val="none" w:sz="0" w:space="0" w:color="auto"/>
        <w:right w:val="none" w:sz="0" w:space="0" w:color="auto"/>
      </w:divBdr>
    </w:div>
    <w:div w:id="265846669">
      <w:bodyDiv w:val="1"/>
      <w:marLeft w:val="0"/>
      <w:marRight w:val="0"/>
      <w:marTop w:val="0"/>
      <w:marBottom w:val="0"/>
      <w:divBdr>
        <w:top w:val="none" w:sz="0" w:space="0" w:color="auto"/>
        <w:left w:val="none" w:sz="0" w:space="0" w:color="auto"/>
        <w:bottom w:val="none" w:sz="0" w:space="0" w:color="auto"/>
        <w:right w:val="none" w:sz="0" w:space="0" w:color="auto"/>
      </w:divBdr>
    </w:div>
    <w:div w:id="273824312">
      <w:bodyDiv w:val="1"/>
      <w:marLeft w:val="0"/>
      <w:marRight w:val="0"/>
      <w:marTop w:val="0"/>
      <w:marBottom w:val="0"/>
      <w:divBdr>
        <w:top w:val="none" w:sz="0" w:space="0" w:color="auto"/>
        <w:left w:val="none" w:sz="0" w:space="0" w:color="auto"/>
        <w:bottom w:val="none" w:sz="0" w:space="0" w:color="auto"/>
        <w:right w:val="none" w:sz="0" w:space="0" w:color="auto"/>
      </w:divBdr>
    </w:div>
    <w:div w:id="282424807">
      <w:bodyDiv w:val="1"/>
      <w:marLeft w:val="0"/>
      <w:marRight w:val="0"/>
      <w:marTop w:val="0"/>
      <w:marBottom w:val="0"/>
      <w:divBdr>
        <w:top w:val="none" w:sz="0" w:space="0" w:color="auto"/>
        <w:left w:val="none" w:sz="0" w:space="0" w:color="auto"/>
        <w:bottom w:val="none" w:sz="0" w:space="0" w:color="auto"/>
        <w:right w:val="none" w:sz="0" w:space="0" w:color="auto"/>
      </w:divBdr>
    </w:div>
    <w:div w:id="285159427">
      <w:bodyDiv w:val="1"/>
      <w:marLeft w:val="0"/>
      <w:marRight w:val="0"/>
      <w:marTop w:val="0"/>
      <w:marBottom w:val="0"/>
      <w:divBdr>
        <w:top w:val="none" w:sz="0" w:space="0" w:color="auto"/>
        <w:left w:val="none" w:sz="0" w:space="0" w:color="auto"/>
        <w:bottom w:val="none" w:sz="0" w:space="0" w:color="auto"/>
        <w:right w:val="none" w:sz="0" w:space="0" w:color="auto"/>
      </w:divBdr>
    </w:div>
    <w:div w:id="305940418">
      <w:bodyDiv w:val="1"/>
      <w:marLeft w:val="0"/>
      <w:marRight w:val="0"/>
      <w:marTop w:val="0"/>
      <w:marBottom w:val="0"/>
      <w:divBdr>
        <w:top w:val="none" w:sz="0" w:space="0" w:color="auto"/>
        <w:left w:val="none" w:sz="0" w:space="0" w:color="auto"/>
        <w:bottom w:val="none" w:sz="0" w:space="0" w:color="auto"/>
        <w:right w:val="none" w:sz="0" w:space="0" w:color="auto"/>
      </w:divBdr>
      <w:divsChild>
        <w:div w:id="74515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675210">
      <w:bodyDiv w:val="1"/>
      <w:marLeft w:val="0"/>
      <w:marRight w:val="0"/>
      <w:marTop w:val="0"/>
      <w:marBottom w:val="0"/>
      <w:divBdr>
        <w:top w:val="none" w:sz="0" w:space="0" w:color="auto"/>
        <w:left w:val="none" w:sz="0" w:space="0" w:color="auto"/>
        <w:bottom w:val="none" w:sz="0" w:space="0" w:color="auto"/>
        <w:right w:val="none" w:sz="0" w:space="0" w:color="auto"/>
      </w:divBdr>
    </w:div>
    <w:div w:id="340737758">
      <w:bodyDiv w:val="1"/>
      <w:marLeft w:val="0"/>
      <w:marRight w:val="0"/>
      <w:marTop w:val="0"/>
      <w:marBottom w:val="0"/>
      <w:divBdr>
        <w:top w:val="none" w:sz="0" w:space="0" w:color="auto"/>
        <w:left w:val="none" w:sz="0" w:space="0" w:color="auto"/>
        <w:bottom w:val="none" w:sz="0" w:space="0" w:color="auto"/>
        <w:right w:val="none" w:sz="0" w:space="0" w:color="auto"/>
      </w:divBdr>
    </w:div>
    <w:div w:id="341250348">
      <w:bodyDiv w:val="1"/>
      <w:marLeft w:val="0"/>
      <w:marRight w:val="0"/>
      <w:marTop w:val="0"/>
      <w:marBottom w:val="0"/>
      <w:divBdr>
        <w:top w:val="none" w:sz="0" w:space="0" w:color="auto"/>
        <w:left w:val="none" w:sz="0" w:space="0" w:color="auto"/>
        <w:bottom w:val="none" w:sz="0" w:space="0" w:color="auto"/>
        <w:right w:val="none" w:sz="0" w:space="0" w:color="auto"/>
      </w:divBdr>
    </w:div>
    <w:div w:id="357700067">
      <w:bodyDiv w:val="1"/>
      <w:marLeft w:val="0"/>
      <w:marRight w:val="0"/>
      <w:marTop w:val="0"/>
      <w:marBottom w:val="0"/>
      <w:divBdr>
        <w:top w:val="none" w:sz="0" w:space="0" w:color="auto"/>
        <w:left w:val="none" w:sz="0" w:space="0" w:color="auto"/>
        <w:bottom w:val="none" w:sz="0" w:space="0" w:color="auto"/>
        <w:right w:val="none" w:sz="0" w:space="0" w:color="auto"/>
      </w:divBdr>
    </w:div>
    <w:div w:id="397291545">
      <w:bodyDiv w:val="1"/>
      <w:marLeft w:val="0"/>
      <w:marRight w:val="0"/>
      <w:marTop w:val="0"/>
      <w:marBottom w:val="0"/>
      <w:divBdr>
        <w:top w:val="none" w:sz="0" w:space="0" w:color="auto"/>
        <w:left w:val="none" w:sz="0" w:space="0" w:color="auto"/>
        <w:bottom w:val="none" w:sz="0" w:space="0" w:color="auto"/>
        <w:right w:val="none" w:sz="0" w:space="0" w:color="auto"/>
      </w:divBdr>
    </w:div>
    <w:div w:id="408583001">
      <w:bodyDiv w:val="1"/>
      <w:marLeft w:val="0"/>
      <w:marRight w:val="0"/>
      <w:marTop w:val="0"/>
      <w:marBottom w:val="0"/>
      <w:divBdr>
        <w:top w:val="none" w:sz="0" w:space="0" w:color="auto"/>
        <w:left w:val="none" w:sz="0" w:space="0" w:color="auto"/>
        <w:bottom w:val="none" w:sz="0" w:space="0" w:color="auto"/>
        <w:right w:val="none" w:sz="0" w:space="0" w:color="auto"/>
      </w:divBdr>
    </w:div>
    <w:div w:id="417094971">
      <w:bodyDiv w:val="1"/>
      <w:marLeft w:val="0"/>
      <w:marRight w:val="0"/>
      <w:marTop w:val="0"/>
      <w:marBottom w:val="0"/>
      <w:divBdr>
        <w:top w:val="none" w:sz="0" w:space="0" w:color="auto"/>
        <w:left w:val="none" w:sz="0" w:space="0" w:color="auto"/>
        <w:bottom w:val="none" w:sz="0" w:space="0" w:color="auto"/>
        <w:right w:val="none" w:sz="0" w:space="0" w:color="auto"/>
      </w:divBdr>
    </w:div>
    <w:div w:id="424305929">
      <w:bodyDiv w:val="1"/>
      <w:marLeft w:val="0"/>
      <w:marRight w:val="0"/>
      <w:marTop w:val="0"/>
      <w:marBottom w:val="0"/>
      <w:divBdr>
        <w:top w:val="none" w:sz="0" w:space="0" w:color="auto"/>
        <w:left w:val="none" w:sz="0" w:space="0" w:color="auto"/>
        <w:bottom w:val="none" w:sz="0" w:space="0" w:color="auto"/>
        <w:right w:val="none" w:sz="0" w:space="0" w:color="auto"/>
      </w:divBdr>
    </w:div>
    <w:div w:id="453445516">
      <w:bodyDiv w:val="1"/>
      <w:marLeft w:val="0"/>
      <w:marRight w:val="0"/>
      <w:marTop w:val="0"/>
      <w:marBottom w:val="0"/>
      <w:divBdr>
        <w:top w:val="none" w:sz="0" w:space="0" w:color="auto"/>
        <w:left w:val="none" w:sz="0" w:space="0" w:color="auto"/>
        <w:bottom w:val="none" w:sz="0" w:space="0" w:color="auto"/>
        <w:right w:val="none" w:sz="0" w:space="0" w:color="auto"/>
      </w:divBdr>
    </w:div>
    <w:div w:id="455410566">
      <w:bodyDiv w:val="1"/>
      <w:marLeft w:val="0"/>
      <w:marRight w:val="0"/>
      <w:marTop w:val="0"/>
      <w:marBottom w:val="0"/>
      <w:divBdr>
        <w:top w:val="none" w:sz="0" w:space="0" w:color="auto"/>
        <w:left w:val="none" w:sz="0" w:space="0" w:color="auto"/>
        <w:bottom w:val="none" w:sz="0" w:space="0" w:color="auto"/>
        <w:right w:val="none" w:sz="0" w:space="0" w:color="auto"/>
      </w:divBdr>
    </w:div>
    <w:div w:id="473106376">
      <w:bodyDiv w:val="1"/>
      <w:marLeft w:val="0"/>
      <w:marRight w:val="0"/>
      <w:marTop w:val="0"/>
      <w:marBottom w:val="0"/>
      <w:divBdr>
        <w:top w:val="none" w:sz="0" w:space="0" w:color="auto"/>
        <w:left w:val="none" w:sz="0" w:space="0" w:color="auto"/>
        <w:bottom w:val="none" w:sz="0" w:space="0" w:color="auto"/>
        <w:right w:val="none" w:sz="0" w:space="0" w:color="auto"/>
      </w:divBdr>
    </w:div>
    <w:div w:id="479541578">
      <w:bodyDiv w:val="1"/>
      <w:marLeft w:val="0"/>
      <w:marRight w:val="0"/>
      <w:marTop w:val="0"/>
      <w:marBottom w:val="0"/>
      <w:divBdr>
        <w:top w:val="none" w:sz="0" w:space="0" w:color="auto"/>
        <w:left w:val="none" w:sz="0" w:space="0" w:color="auto"/>
        <w:bottom w:val="none" w:sz="0" w:space="0" w:color="auto"/>
        <w:right w:val="none" w:sz="0" w:space="0" w:color="auto"/>
      </w:divBdr>
      <w:divsChild>
        <w:div w:id="106195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272366">
      <w:bodyDiv w:val="1"/>
      <w:marLeft w:val="0"/>
      <w:marRight w:val="0"/>
      <w:marTop w:val="0"/>
      <w:marBottom w:val="0"/>
      <w:divBdr>
        <w:top w:val="none" w:sz="0" w:space="0" w:color="auto"/>
        <w:left w:val="none" w:sz="0" w:space="0" w:color="auto"/>
        <w:bottom w:val="none" w:sz="0" w:space="0" w:color="auto"/>
        <w:right w:val="none" w:sz="0" w:space="0" w:color="auto"/>
      </w:divBdr>
    </w:div>
    <w:div w:id="494610474">
      <w:bodyDiv w:val="1"/>
      <w:marLeft w:val="0"/>
      <w:marRight w:val="0"/>
      <w:marTop w:val="0"/>
      <w:marBottom w:val="0"/>
      <w:divBdr>
        <w:top w:val="none" w:sz="0" w:space="0" w:color="auto"/>
        <w:left w:val="none" w:sz="0" w:space="0" w:color="auto"/>
        <w:bottom w:val="none" w:sz="0" w:space="0" w:color="auto"/>
        <w:right w:val="none" w:sz="0" w:space="0" w:color="auto"/>
      </w:divBdr>
    </w:div>
    <w:div w:id="505170561">
      <w:bodyDiv w:val="1"/>
      <w:marLeft w:val="0"/>
      <w:marRight w:val="0"/>
      <w:marTop w:val="0"/>
      <w:marBottom w:val="0"/>
      <w:divBdr>
        <w:top w:val="none" w:sz="0" w:space="0" w:color="auto"/>
        <w:left w:val="none" w:sz="0" w:space="0" w:color="auto"/>
        <w:bottom w:val="none" w:sz="0" w:space="0" w:color="auto"/>
        <w:right w:val="none" w:sz="0" w:space="0" w:color="auto"/>
      </w:divBdr>
    </w:div>
    <w:div w:id="524681831">
      <w:bodyDiv w:val="1"/>
      <w:marLeft w:val="0"/>
      <w:marRight w:val="0"/>
      <w:marTop w:val="0"/>
      <w:marBottom w:val="0"/>
      <w:divBdr>
        <w:top w:val="none" w:sz="0" w:space="0" w:color="auto"/>
        <w:left w:val="none" w:sz="0" w:space="0" w:color="auto"/>
        <w:bottom w:val="none" w:sz="0" w:space="0" w:color="auto"/>
        <w:right w:val="none" w:sz="0" w:space="0" w:color="auto"/>
      </w:divBdr>
    </w:div>
    <w:div w:id="534121731">
      <w:bodyDiv w:val="1"/>
      <w:marLeft w:val="0"/>
      <w:marRight w:val="0"/>
      <w:marTop w:val="0"/>
      <w:marBottom w:val="0"/>
      <w:divBdr>
        <w:top w:val="none" w:sz="0" w:space="0" w:color="auto"/>
        <w:left w:val="none" w:sz="0" w:space="0" w:color="auto"/>
        <w:bottom w:val="none" w:sz="0" w:space="0" w:color="auto"/>
        <w:right w:val="none" w:sz="0" w:space="0" w:color="auto"/>
      </w:divBdr>
      <w:divsChild>
        <w:div w:id="3909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2966">
      <w:bodyDiv w:val="1"/>
      <w:marLeft w:val="0"/>
      <w:marRight w:val="0"/>
      <w:marTop w:val="0"/>
      <w:marBottom w:val="0"/>
      <w:divBdr>
        <w:top w:val="none" w:sz="0" w:space="0" w:color="auto"/>
        <w:left w:val="none" w:sz="0" w:space="0" w:color="auto"/>
        <w:bottom w:val="none" w:sz="0" w:space="0" w:color="auto"/>
        <w:right w:val="none" w:sz="0" w:space="0" w:color="auto"/>
      </w:divBdr>
      <w:divsChild>
        <w:div w:id="36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356827">
      <w:bodyDiv w:val="1"/>
      <w:marLeft w:val="0"/>
      <w:marRight w:val="0"/>
      <w:marTop w:val="0"/>
      <w:marBottom w:val="0"/>
      <w:divBdr>
        <w:top w:val="none" w:sz="0" w:space="0" w:color="auto"/>
        <w:left w:val="none" w:sz="0" w:space="0" w:color="auto"/>
        <w:bottom w:val="none" w:sz="0" w:space="0" w:color="auto"/>
        <w:right w:val="none" w:sz="0" w:space="0" w:color="auto"/>
      </w:divBdr>
    </w:div>
    <w:div w:id="557203924">
      <w:bodyDiv w:val="1"/>
      <w:marLeft w:val="0"/>
      <w:marRight w:val="0"/>
      <w:marTop w:val="0"/>
      <w:marBottom w:val="0"/>
      <w:divBdr>
        <w:top w:val="none" w:sz="0" w:space="0" w:color="auto"/>
        <w:left w:val="none" w:sz="0" w:space="0" w:color="auto"/>
        <w:bottom w:val="none" w:sz="0" w:space="0" w:color="auto"/>
        <w:right w:val="none" w:sz="0" w:space="0" w:color="auto"/>
      </w:divBdr>
      <w:divsChild>
        <w:div w:id="25305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62277">
      <w:bodyDiv w:val="1"/>
      <w:marLeft w:val="0"/>
      <w:marRight w:val="0"/>
      <w:marTop w:val="0"/>
      <w:marBottom w:val="0"/>
      <w:divBdr>
        <w:top w:val="none" w:sz="0" w:space="0" w:color="auto"/>
        <w:left w:val="none" w:sz="0" w:space="0" w:color="auto"/>
        <w:bottom w:val="none" w:sz="0" w:space="0" w:color="auto"/>
        <w:right w:val="none" w:sz="0" w:space="0" w:color="auto"/>
      </w:divBdr>
    </w:div>
    <w:div w:id="581791360">
      <w:bodyDiv w:val="1"/>
      <w:marLeft w:val="0"/>
      <w:marRight w:val="0"/>
      <w:marTop w:val="0"/>
      <w:marBottom w:val="0"/>
      <w:divBdr>
        <w:top w:val="none" w:sz="0" w:space="0" w:color="auto"/>
        <w:left w:val="none" w:sz="0" w:space="0" w:color="auto"/>
        <w:bottom w:val="none" w:sz="0" w:space="0" w:color="auto"/>
        <w:right w:val="none" w:sz="0" w:space="0" w:color="auto"/>
      </w:divBdr>
    </w:div>
    <w:div w:id="588347886">
      <w:bodyDiv w:val="1"/>
      <w:marLeft w:val="0"/>
      <w:marRight w:val="0"/>
      <w:marTop w:val="0"/>
      <w:marBottom w:val="0"/>
      <w:divBdr>
        <w:top w:val="none" w:sz="0" w:space="0" w:color="auto"/>
        <w:left w:val="none" w:sz="0" w:space="0" w:color="auto"/>
        <w:bottom w:val="none" w:sz="0" w:space="0" w:color="auto"/>
        <w:right w:val="none" w:sz="0" w:space="0" w:color="auto"/>
      </w:divBdr>
    </w:div>
    <w:div w:id="598753604">
      <w:bodyDiv w:val="1"/>
      <w:marLeft w:val="0"/>
      <w:marRight w:val="0"/>
      <w:marTop w:val="0"/>
      <w:marBottom w:val="0"/>
      <w:divBdr>
        <w:top w:val="none" w:sz="0" w:space="0" w:color="auto"/>
        <w:left w:val="none" w:sz="0" w:space="0" w:color="auto"/>
        <w:bottom w:val="none" w:sz="0" w:space="0" w:color="auto"/>
        <w:right w:val="none" w:sz="0" w:space="0" w:color="auto"/>
      </w:divBdr>
    </w:div>
    <w:div w:id="635258247">
      <w:bodyDiv w:val="1"/>
      <w:marLeft w:val="0"/>
      <w:marRight w:val="0"/>
      <w:marTop w:val="0"/>
      <w:marBottom w:val="0"/>
      <w:divBdr>
        <w:top w:val="none" w:sz="0" w:space="0" w:color="auto"/>
        <w:left w:val="none" w:sz="0" w:space="0" w:color="auto"/>
        <w:bottom w:val="none" w:sz="0" w:space="0" w:color="auto"/>
        <w:right w:val="none" w:sz="0" w:space="0" w:color="auto"/>
      </w:divBdr>
      <w:divsChild>
        <w:div w:id="144187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665334">
      <w:bodyDiv w:val="1"/>
      <w:marLeft w:val="0"/>
      <w:marRight w:val="0"/>
      <w:marTop w:val="0"/>
      <w:marBottom w:val="0"/>
      <w:divBdr>
        <w:top w:val="none" w:sz="0" w:space="0" w:color="auto"/>
        <w:left w:val="none" w:sz="0" w:space="0" w:color="auto"/>
        <w:bottom w:val="none" w:sz="0" w:space="0" w:color="auto"/>
        <w:right w:val="none" w:sz="0" w:space="0" w:color="auto"/>
      </w:divBdr>
      <w:divsChild>
        <w:div w:id="1645040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5574577">
      <w:bodyDiv w:val="1"/>
      <w:marLeft w:val="0"/>
      <w:marRight w:val="0"/>
      <w:marTop w:val="0"/>
      <w:marBottom w:val="0"/>
      <w:divBdr>
        <w:top w:val="none" w:sz="0" w:space="0" w:color="auto"/>
        <w:left w:val="none" w:sz="0" w:space="0" w:color="auto"/>
        <w:bottom w:val="none" w:sz="0" w:space="0" w:color="auto"/>
        <w:right w:val="none" w:sz="0" w:space="0" w:color="auto"/>
      </w:divBdr>
    </w:div>
    <w:div w:id="675501647">
      <w:bodyDiv w:val="1"/>
      <w:marLeft w:val="0"/>
      <w:marRight w:val="0"/>
      <w:marTop w:val="0"/>
      <w:marBottom w:val="0"/>
      <w:divBdr>
        <w:top w:val="none" w:sz="0" w:space="0" w:color="auto"/>
        <w:left w:val="none" w:sz="0" w:space="0" w:color="auto"/>
        <w:bottom w:val="none" w:sz="0" w:space="0" w:color="auto"/>
        <w:right w:val="none" w:sz="0" w:space="0" w:color="auto"/>
      </w:divBdr>
    </w:div>
    <w:div w:id="688289316">
      <w:bodyDiv w:val="1"/>
      <w:marLeft w:val="0"/>
      <w:marRight w:val="0"/>
      <w:marTop w:val="0"/>
      <w:marBottom w:val="0"/>
      <w:divBdr>
        <w:top w:val="none" w:sz="0" w:space="0" w:color="auto"/>
        <w:left w:val="none" w:sz="0" w:space="0" w:color="auto"/>
        <w:bottom w:val="none" w:sz="0" w:space="0" w:color="auto"/>
        <w:right w:val="none" w:sz="0" w:space="0" w:color="auto"/>
      </w:divBdr>
    </w:div>
    <w:div w:id="688680836">
      <w:bodyDiv w:val="1"/>
      <w:marLeft w:val="0"/>
      <w:marRight w:val="0"/>
      <w:marTop w:val="0"/>
      <w:marBottom w:val="0"/>
      <w:divBdr>
        <w:top w:val="none" w:sz="0" w:space="0" w:color="auto"/>
        <w:left w:val="none" w:sz="0" w:space="0" w:color="auto"/>
        <w:bottom w:val="none" w:sz="0" w:space="0" w:color="auto"/>
        <w:right w:val="none" w:sz="0" w:space="0" w:color="auto"/>
      </w:divBdr>
    </w:div>
    <w:div w:id="744493899">
      <w:bodyDiv w:val="1"/>
      <w:marLeft w:val="0"/>
      <w:marRight w:val="0"/>
      <w:marTop w:val="0"/>
      <w:marBottom w:val="0"/>
      <w:divBdr>
        <w:top w:val="none" w:sz="0" w:space="0" w:color="auto"/>
        <w:left w:val="none" w:sz="0" w:space="0" w:color="auto"/>
        <w:bottom w:val="none" w:sz="0" w:space="0" w:color="auto"/>
        <w:right w:val="none" w:sz="0" w:space="0" w:color="auto"/>
      </w:divBdr>
    </w:div>
    <w:div w:id="784932486">
      <w:bodyDiv w:val="1"/>
      <w:marLeft w:val="0"/>
      <w:marRight w:val="0"/>
      <w:marTop w:val="0"/>
      <w:marBottom w:val="0"/>
      <w:divBdr>
        <w:top w:val="none" w:sz="0" w:space="0" w:color="auto"/>
        <w:left w:val="none" w:sz="0" w:space="0" w:color="auto"/>
        <w:bottom w:val="none" w:sz="0" w:space="0" w:color="auto"/>
        <w:right w:val="none" w:sz="0" w:space="0" w:color="auto"/>
      </w:divBdr>
    </w:div>
    <w:div w:id="791216762">
      <w:bodyDiv w:val="1"/>
      <w:marLeft w:val="0"/>
      <w:marRight w:val="0"/>
      <w:marTop w:val="0"/>
      <w:marBottom w:val="0"/>
      <w:divBdr>
        <w:top w:val="none" w:sz="0" w:space="0" w:color="auto"/>
        <w:left w:val="none" w:sz="0" w:space="0" w:color="auto"/>
        <w:bottom w:val="none" w:sz="0" w:space="0" w:color="auto"/>
        <w:right w:val="none" w:sz="0" w:space="0" w:color="auto"/>
      </w:divBdr>
    </w:div>
    <w:div w:id="799955031">
      <w:bodyDiv w:val="1"/>
      <w:marLeft w:val="0"/>
      <w:marRight w:val="0"/>
      <w:marTop w:val="0"/>
      <w:marBottom w:val="0"/>
      <w:divBdr>
        <w:top w:val="none" w:sz="0" w:space="0" w:color="auto"/>
        <w:left w:val="none" w:sz="0" w:space="0" w:color="auto"/>
        <w:bottom w:val="none" w:sz="0" w:space="0" w:color="auto"/>
        <w:right w:val="none" w:sz="0" w:space="0" w:color="auto"/>
      </w:divBdr>
    </w:div>
    <w:div w:id="830488914">
      <w:bodyDiv w:val="1"/>
      <w:marLeft w:val="0"/>
      <w:marRight w:val="0"/>
      <w:marTop w:val="0"/>
      <w:marBottom w:val="0"/>
      <w:divBdr>
        <w:top w:val="none" w:sz="0" w:space="0" w:color="auto"/>
        <w:left w:val="none" w:sz="0" w:space="0" w:color="auto"/>
        <w:bottom w:val="none" w:sz="0" w:space="0" w:color="auto"/>
        <w:right w:val="none" w:sz="0" w:space="0" w:color="auto"/>
      </w:divBdr>
    </w:div>
    <w:div w:id="853616711">
      <w:bodyDiv w:val="1"/>
      <w:marLeft w:val="0"/>
      <w:marRight w:val="0"/>
      <w:marTop w:val="0"/>
      <w:marBottom w:val="0"/>
      <w:divBdr>
        <w:top w:val="none" w:sz="0" w:space="0" w:color="auto"/>
        <w:left w:val="none" w:sz="0" w:space="0" w:color="auto"/>
        <w:bottom w:val="none" w:sz="0" w:space="0" w:color="auto"/>
        <w:right w:val="none" w:sz="0" w:space="0" w:color="auto"/>
      </w:divBdr>
      <w:divsChild>
        <w:div w:id="75794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730792">
      <w:bodyDiv w:val="1"/>
      <w:marLeft w:val="0"/>
      <w:marRight w:val="0"/>
      <w:marTop w:val="0"/>
      <w:marBottom w:val="0"/>
      <w:divBdr>
        <w:top w:val="none" w:sz="0" w:space="0" w:color="auto"/>
        <w:left w:val="none" w:sz="0" w:space="0" w:color="auto"/>
        <w:bottom w:val="none" w:sz="0" w:space="0" w:color="auto"/>
        <w:right w:val="none" w:sz="0" w:space="0" w:color="auto"/>
      </w:divBdr>
      <w:divsChild>
        <w:div w:id="1243100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919584">
      <w:bodyDiv w:val="1"/>
      <w:marLeft w:val="0"/>
      <w:marRight w:val="0"/>
      <w:marTop w:val="0"/>
      <w:marBottom w:val="0"/>
      <w:divBdr>
        <w:top w:val="none" w:sz="0" w:space="0" w:color="auto"/>
        <w:left w:val="none" w:sz="0" w:space="0" w:color="auto"/>
        <w:bottom w:val="none" w:sz="0" w:space="0" w:color="auto"/>
        <w:right w:val="none" w:sz="0" w:space="0" w:color="auto"/>
      </w:divBdr>
    </w:div>
    <w:div w:id="908881423">
      <w:bodyDiv w:val="1"/>
      <w:marLeft w:val="0"/>
      <w:marRight w:val="0"/>
      <w:marTop w:val="0"/>
      <w:marBottom w:val="0"/>
      <w:divBdr>
        <w:top w:val="none" w:sz="0" w:space="0" w:color="auto"/>
        <w:left w:val="none" w:sz="0" w:space="0" w:color="auto"/>
        <w:bottom w:val="none" w:sz="0" w:space="0" w:color="auto"/>
        <w:right w:val="none" w:sz="0" w:space="0" w:color="auto"/>
      </w:divBdr>
    </w:div>
    <w:div w:id="938414823">
      <w:bodyDiv w:val="1"/>
      <w:marLeft w:val="0"/>
      <w:marRight w:val="0"/>
      <w:marTop w:val="0"/>
      <w:marBottom w:val="0"/>
      <w:divBdr>
        <w:top w:val="none" w:sz="0" w:space="0" w:color="auto"/>
        <w:left w:val="none" w:sz="0" w:space="0" w:color="auto"/>
        <w:bottom w:val="none" w:sz="0" w:space="0" w:color="auto"/>
        <w:right w:val="none" w:sz="0" w:space="0" w:color="auto"/>
      </w:divBdr>
    </w:div>
    <w:div w:id="970407589">
      <w:bodyDiv w:val="1"/>
      <w:marLeft w:val="0"/>
      <w:marRight w:val="0"/>
      <w:marTop w:val="0"/>
      <w:marBottom w:val="0"/>
      <w:divBdr>
        <w:top w:val="none" w:sz="0" w:space="0" w:color="auto"/>
        <w:left w:val="none" w:sz="0" w:space="0" w:color="auto"/>
        <w:bottom w:val="none" w:sz="0" w:space="0" w:color="auto"/>
        <w:right w:val="none" w:sz="0" w:space="0" w:color="auto"/>
      </w:divBdr>
    </w:div>
    <w:div w:id="979307076">
      <w:bodyDiv w:val="1"/>
      <w:marLeft w:val="0"/>
      <w:marRight w:val="0"/>
      <w:marTop w:val="0"/>
      <w:marBottom w:val="0"/>
      <w:divBdr>
        <w:top w:val="none" w:sz="0" w:space="0" w:color="auto"/>
        <w:left w:val="none" w:sz="0" w:space="0" w:color="auto"/>
        <w:bottom w:val="none" w:sz="0" w:space="0" w:color="auto"/>
        <w:right w:val="none" w:sz="0" w:space="0" w:color="auto"/>
      </w:divBdr>
    </w:div>
    <w:div w:id="987512845">
      <w:bodyDiv w:val="1"/>
      <w:marLeft w:val="0"/>
      <w:marRight w:val="0"/>
      <w:marTop w:val="0"/>
      <w:marBottom w:val="0"/>
      <w:divBdr>
        <w:top w:val="none" w:sz="0" w:space="0" w:color="auto"/>
        <w:left w:val="none" w:sz="0" w:space="0" w:color="auto"/>
        <w:bottom w:val="none" w:sz="0" w:space="0" w:color="auto"/>
        <w:right w:val="none" w:sz="0" w:space="0" w:color="auto"/>
      </w:divBdr>
    </w:div>
    <w:div w:id="1029798854">
      <w:bodyDiv w:val="1"/>
      <w:marLeft w:val="0"/>
      <w:marRight w:val="0"/>
      <w:marTop w:val="0"/>
      <w:marBottom w:val="0"/>
      <w:divBdr>
        <w:top w:val="none" w:sz="0" w:space="0" w:color="auto"/>
        <w:left w:val="none" w:sz="0" w:space="0" w:color="auto"/>
        <w:bottom w:val="none" w:sz="0" w:space="0" w:color="auto"/>
        <w:right w:val="none" w:sz="0" w:space="0" w:color="auto"/>
      </w:divBdr>
    </w:div>
    <w:div w:id="1051078464">
      <w:bodyDiv w:val="1"/>
      <w:marLeft w:val="0"/>
      <w:marRight w:val="0"/>
      <w:marTop w:val="0"/>
      <w:marBottom w:val="0"/>
      <w:divBdr>
        <w:top w:val="none" w:sz="0" w:space="0" w:color="auto"/>
        <w:left w:val="none" w:sz="0" w:space="0" w:color="auto"/>
        <w:bottom w:val="none" w:sz="0" w:space="0" w:color="auto"/>
        <w:right w:val="none" w:sz="0" w:space="0" w:color="auto"/>
      </w:divBdr>
    </w:div>
    <w:div w:id="1058940351">
      <w:bodyDiv w:val="1"/>
      <w:marLeft w:val="0"/>
      <w:marRight w:val="0"/>
      <w:marTop w:val="0"/>
      <w:marBottom w:val="0"/>
      <w:divBdr>
        <w:top w:val="none" w:sz="0" w:space="0" w:color="auto"/>
        <w:left w:val="none" w:sz="0" w:space="0" w:color="auto"/>
        <w:bottom w:val="none" w:sz="0" w:space="0" w:color="auto"/>
        <w:right w:val="none" w:sz="0" w:space="0" w:color="auto"/>
      </w:divBdr>
    </w:div>
    <w:div w:id="1064527926">
      <w:bodyDiv w:val="1"/>
      <w:marLeft w:val="0"/>
      <w:marRight w:val="0"/>
      <w:marTop w:val="0"/>
      <w:marBottom w:val="0"/>
      <w:divBdr>
        <w:top w:val="none" w:sz="0" w:space="0" w:color="auto"/>
        <w:left w:val="none" w:sz="0" w:space="0" w:color="auto"/>
        <w:bottom w:val="none" w:sz="0" w:space="0" w:color="auto"/>
        <w:right w:val="none" w:sz="0" w:space="0" w:color="auto"/>
      </w:divBdr>
      <w:divsChild>
        <w:div w:id="833300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221770">
      <w:bodyDiv w:val="1"/>
      <w:marLeft w:val="0"/>
      <w:marRight w:val="0"/>
      <w:marTop w:val="0"/>
      <w:marBottom w:val="0"/>
      <w:divBdr>
        <w:top w:val="none" w:sz="0" w:space="0" w:color="auto"/>
        <w:left w:val="none" w:sz="0" w:space="0" w:color="auto"/>
        <w:bottom w:val="none" w:sz="0" w:space="0" w:color="auto"/>
        <w:right w:val="none" w:sz="0" w:space="0" w:color="auto"/>
      </w:divBdr>
    </w:div>
    <w:div w:id="1131171409">
      <w:bodyDiv w:val="1"/>
      <w:marLeft w:val="0"/>
      <w:marRight w:val="0"/>
      <w:marTop w:val="0"/>
      <w:marBottom w:val="0"/>
      <w:divBdr>
        <w:top w:val="none" w:sz="0" w:space="0" w:color="auto"/>
        <w:left w:val="none" w:sz="0" w:space="0" w:color="auto"/>
        <w:bottom w:val="none" w:sz="0" w:space="0" w:color="auto"/>
        <w:right w:val="none" w:sz="0" w:space="0" w:color="auto"/>
      </w:divBdr>
    </w:div>
    <w:div w:id="1140997261">
      <w:bodyDiv w:val="1"/>
      <w:marLeft w:val="0"/>
      <w:marRight w:val="0"/>
      <w:marTop w:val="0"/>
      <w:marBottom w:val="0"/>
      <w:divBdr>
        <w:top w:val="none" w:sz="0" w:space="0" w:color="auto"/>
        <w:left w:val="none" w:sz="0" w:space="0" w:color="auto"/>
        <w:bottom w:val="none" w:sz="0" w:space="0" w:color="auto"/>
        <w:right w:val="none" w:sz="0" w:space="0" w:color="auto"/>
      </w:divBdr>
    </w:div>
    <w:div w:id="1192958747">
      <w:bodyDiv w:val="1"/>
      <w:marLeft w:val="0"/>
      <w:marRight w:val="0"/>
      <w:marTop w:val="0"/>
      <w:marBottom w:val="0"/>
      <w:divBdr>
        <w:top w:val="none" w:sz="0" w:space="0" w:color="auto"/>
        <w:left w:val="none" w:sz="0" w:space="0" w:color="auto"/>
        <w:bottom w:val="none" w:sz="0" w:space="0" w:color="auto"/>
        <w:right w:val="none" w:sz="0" w:space="0" w:color="auto"/>
      </w:divBdr>
    </w:div>
    <w:div w:id="1237861075">
      <w:bodyDiv w:val="1"/>
      <w:marLeft w:val="0"/>
      <w:marRight w:val="0"/>
      <w:marTop w:val="0"/>
      <w:marBottom w:val="0"/>
      <w:divBdr>
        <w:top w:val="none" w:sz="0" w:space="0" w:color="auto"/>
        <w:left w:val="none" w:sz="0" w:space="0" w:color="auto"/>
        <w:bottom w:val="none" w:sz="0" w:space="0" w:color="auto"/>
        <w:right w:val="none" w:sz="0" w:space="0" w:color="auto"/>
      </w:divBdr>
    </w:div>
    <w:div w:id="1247347885">
      <w:bodyDiv w:val="1"/>
      <w:marLeft w:val="0"/>
      <w:marRight w:val="0"/>
      <w:marTop w:val="0"/>
      <w:marBottom w:val="0"/>
      <w:divBdr>
        <w:top w:val="none" w:sz="0" w:space="0" w:color="auto"/>
        <w:left w:val="none" w:sz="0" w:space="0" w:color="auto"/>
        <w:bottom w:val="none" w:sz="0" w:space="0" w:color="auto"/>
        <w:right w:val="none" w:sz="0" w:space="0" w:color="auto"/>
      </w:divBdr>
    </w:div>
    <w:div w:id="1279096089">
      <w:bodyDiv w:val="1"/>
      <w:marLeft w:val="0"/>
      <w:marRight w:val="0"/>
      <w:marTop w:val="0"/>
      <w:marBottom w:val="0"/>
      <w:divBdr>
        <w:top w:val="none" w:sz="0" w:space="0" w:color="auto"/>
        <w:left w:val="none" w:sz="0" w:space="0" w:color="auto"/>
        <w:bottom w:val="none" w:sz="0" w:space="0" w:color="auto"/>
        <w:right w:val="none" w:sz="0" w:space="0" w:color="auto"/>
      </w:divBdr>
    </w:div>
    <w:div w:id="1310209915">
      <w:bodyDiv w:val="1"/>
      <w:marLeft w:val="0"/>
      <w:marRight w:val="0"/>
      <w:marTop w:val="0"/>
      <w:marBottom w:val="0"/>
      <w:divBdr>
        <w:top w:val="none" w:sz="0" w:space="0" w:color="auto"/>
        <w:left w:val="none" w:sz="0" w:space="0" w:color="auto"/>
        <w:bottom w:val="none" w:sz="0" w:space="0" w:color="auto"/>
        <w:right w:val="none" w:sz="0" w:space="0" w:color="auto"/>
      </w:divBdr>
    </w:div>
    <w:div w:id="1321150604">
      <w:bodyDiv w:val="1"/>
      <w:marLeft w:val="0"/>
      <w:marRight w:val="0"/>
      <w:marTop w:val="0"/>
      <w:marBottom w:val="0"/>
      <w:divBdr>
        <w:top w:val="none" w:sz="0" w:space="0" w:color="auto"/>
        <w:left w:val="none" w:sz="0" w:space="0" w:color="auto"/>
        <w:bottom w:val="none" w:sz="0" w:space="0" w:color="auto"/>
        <w:right w:val="none" w:sz="0" w:space="0" w:color="auto"/>
      </w:divBdr>
      <w:divsChild>
        <w:div w:id="602879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796949">
      <w:bodyDiv w:val="1"/>
      <w:marLeft w:val="0"/>
      <w:marRight w:val="0"/>
      <w:marTop w:val="0"/>
      <w:marBottom w:val="0"/>
      <w:divBdr>
        <w:top w:val="none" w:sz="0" w:space="0" w:color="auto"/>
        <w:left w:val="none" w:sz="0" w:space="0" w:color="auto"/>
        <w:bottom w:val="none" w:sz="0" w:space="0" w:color="auto"/>
        <w:right w:val="none" w:sz="0" w:space="0" w:color="auto"/>
      </w:divBdr>
    </w:div>
    <w:div w:id="1379666357">
      <w:bodyDiv w:val="1"/>
      <w:marLeft w:val="0"/>
      <w:marRight w:val="0"/>
      <w:marTop w:val="0"/>
      <w:marBottom w:val="0"/>
      <w:divBdr>
        <w:top w:val="none" w:sz="0" w:space="0" w:color="auto"/>
        <w:left w:val="none" w:sz="0" w:space="0" w:color="auto"/>
        <w:bottom w:val="none" w:sz="0" w:space="0" w:color="auto"/>
        <w:right w:val="none" w:sz="0" w:space="0" w:color="auto"/>
      </w:divBdr>
    </w:div>
    <w:div w:id="1385368257">
      <w:bodyDiv w:val="1"/>
      <w:marLeft w:val="0"/>
      <w:marRight w:val="0"/>
      <w:marTop w:val="0"/>
      <w:marBottom w:val="0"/>
      <w:divBdr>
        <w:top w:val="none" w:sz="0" w:space="0" w:color="auto"/>
        <w:left w:val="none" w:sz="0" w:space="0" w:color="auto"/>
        <w:bottom w:val="none" w:sz="0" w:space="0" w:color="auto"/>
        <w:right w:val="none" w:sz="0" w:space="0" w:color="auto"/>
      </w:divBdr>
    </w:div>
    <w:div w:id="1385789983">
      <w:bodyDiv w:val="1"/>
      <w:marLeft w:val="0"/>
      <w:marRight w:val="0"/>
      <w:marTop w:val="0"/>
      <w:marBottom w:val="0"/>
      <w:divBdr>
        <w:top w:val="none" w:sz="0" w:space="0" w:color="auto"/>
        <w:left w:val="none" w:sz="0" w:space="0" w:color="auto"/>
        <w:bottom w:val="none" w:sz="0" w:space="0" w:color="auto"/>
        <w:right w:val="none" w:sz="0" w:space="0" w:color="auto"/>
      </w:divBdr>
    </w:div>
    <w:div w:id="1391268937">
      <w:bodyDiv w:val="1"/>
      <w:marLeft w:val="0"/>
      <w:marRight w:val="0"/>
      <w:marTop w:val="0"/>
      <w:marBottom w:val="0"/>
      <w:divBdr>
        <w:top w:val="none" w:sz="0" w:space="0" w:color="auto"/>
        <w:left w:val="none" w:sz="0" w:space="0" w:color="auto"/>
        <w:bottom w:val="none" w:sz="0" w:space="0" w:color="auto"/>
        <w:right w:val="none" w:sz="0" w:space="0" w:color="auto"/>
      </w:divBdr>
    </w:div>
    <w:div w:id="1399476913">
      <w:bodyDiv w:val="1"/>
      <w:marLeft w:val="0"/>
      <w:marRight w:val="0"/>
      <w:marTop w:val="0"/>
      <w:marBottom w:val="0"/>
      <w:divBdr>
        <w:top w:val="none" w:sz="0" w:space="0" w:color="auto"/>
        <w:left w:val="none" w:sz="0" w:space="0" w:color="auto"/>
        <w:bottom w:val="none" w:sz="0" w:space="0" w:color="auto"/>
        <w:right w:val="none" w:sz="0" w:space="0" w:color="auto"/>
      </w:divBdr>
    </w:div>
    <w:div w:id="1412509637">
      <w:bodyDiv w:val="1"/>
      <w:marLeft w:val="0"/>
      <w:marRight w:val="0"/>
      <w:marTop w:val="0"/>
      <w:marBottom w:val="0"/>
      <w:divBdr>
        <w:top w:val="none" w:sz="0" w:space="0" w:color="auto"/>
        <w:left w:val="none" w:sz="0" w:space="0" w:color="auto"/>
        <w:bottom w:val="none" w:sz="0" w:space="0" w:color="auto"/>
        <w:right w:val="none" w:sz="0" w:space="0" w:color="auto"/>
      </w:divBdr>
    </w:div>
    <w:div w:id="1418091476">
      <w:bodyDiv w:val="1"/>
      <w:marLeft w:val="0"/>
      <w:marRight w:val="0"/>
      <w:marTop w:val="0"/>
      <w:marBottom w:val="0"/>
      <w:divBdr>
        <w:top w:val="none" w:sz="0" w:space="0" w:color="auto"/>
        <w:left w:val="none" w:sz="0" w:space="0" w:color="auto"/>
        <w:bottom w:val="none" w:sz="0" w:space="0" w:color="auto"/>
        <w:right w:val="none" w:sz="0" w:space="0" w:color="auto"/>
      </w:divBdr>
    </w:div>
    <w:div w:id="1453095038">
      <w:bodyDiv w:val="1"/>
      <w:marLeft w:val="0"/>
      <w:marRight w:val="0"/>
      <w:marTop w:val="0"/>
      <w:marBottom w:val="0"/>
      <w:divBdr>
        <w:top w:val="none" w:sz="0" w:space="0" w:color="auto"/>
        <w:left w:val="none" w:sz="0" w:space="0" w:color="auto"/>
        <w:bottom w:val="none" w:sz="0" w:space="0" w:color="auto"/>
        <w:right w:val="none" w:sz="0" w:space="0" w:color="auto"/>
      </w:divBdr>
    </w:div>
    <w:div w:id="1485776205">
      <w:bodyDiv w:val="1"/>
      <w:marLeft w:val="0"/>
      <w:marRight w:val="0"/>
      <w:marTop w:val="0"/>
      <w:marBottom w:val="0"/>
      <w:divBdr>
        <w:top w:val="none" w:sz="0" w:space="0" w:color="auto"/>
        <w:left w:val="none" w:sz="0" w:space="0" w:color="auto"/>
        <w:bottom w:val="none" w:sz="0" w:space="0" w:color="auto"/>
        <w:right w:val="none" w:sz="0" w:space="0" w:color="auto"/>
      </w:divBdr>
      <w:divsChild>
        <w:div w:id="709381975">
          <w:marLeft w:val="0"/>
          <w:marRight w:val="0"/>
          <w:marTop w:val="0"/>
          <w:marBottom w:val="0"/>
          <w:divBdr>
            <w:top w:val="none" w:sz="0" w:space="0" w:color="auto"/>
            <w:left w:val="none" w:sz="0" w:space="0" w:color="auto"/>
            <w:bottom w:val="none" w:sz="0" w:space="0" w:color="auto"/>
            <w:right w:val="none" w:sz="0" w:space="0" w:color="auto"/>
          </w:divBdr>
          <w:divsChild>
            <w:div w:id="5584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0903">
      <w:bodyDiv w:val="1"/>
      <w:marLeft w:val="0"/>
      <w:marRight w:val="0"/>
      <w:marTop w:val="0"/>
      <w:marBottom w:val="0"/>
      <w:divBdr>
        <w:top w:val="none" w:sz="0" w:space="0" w:color="auto"/>
        <w:left w:val="none" w:sz="0" w:space="0" w:color="auto"/>
        <w:bottom w:val="none" w:sz="0" w:space="0" w:color="auto"/>
        <w:right w:val="none" w:sz="0" w:space="0" w:color="auto"/>
      </w:divBdr>
    </w:div>
    <w:div w:id="1514224270">
      <w:bodyDiv w:val="1"/>
      <w:marLeft w:val="0"/>
      <w:marRight w:val="0"/>
      <w:marTop w:val="0"/>
      <w:marBottom w:val="0"/>
      <w:divBdr>
        <w:top w:val="none" w:sz="0" w:space="0" w:color="auto"/>
        <w:left w:val="none" w:sz="0" w:space="0" w:color="auto"/>
        <w:bottom w:val="none" w:sz="0" w:space="0" w:color="auto"/>
        <w:right w:val="none" w:sz="0" w:space="0" w:color="auto"/>
      </w:divBdr>
    </w:div>
    <w:div w:id="1514613626">
      <w:bodyDiv w:val="1"/>
      <w:marLeft w:val="0"/>
      <w:marRight w:val="0"/>
      <w:marTop w:val="0"/>
      <w:marBottom w:val="0"/>
      <w:divBdr>
        <w:top w:val="none" w:sz="0" w:space="0" w:color="auto"/>
        <w:left w:val="none" w:sz="0" w:space="0" w:color="auto"/>
        <w:bottom w:val="none" w:sz="0" w:space="0" w:color="auto"/>
        <w:right w:val="none" w:sz="0" w:space="0" w:color="auto"/>
      </w:divBdr>
      <w:divsChild>
        <w:div w:id="79915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907230">
      <w:bodyDiv w:val="1"/>
      <w:marLeft w:val="0"/>
      <w:marRight w:val="0"/>
      <w:marTop w:val="0"/>
      <w:marBottom w:val="0"/>
      <w:divBdr>
        <w:top w:val="none" w:sz="0" w:space="0" w:color="auto"/>
        <w:left w:val="none" w:sz="0" w:space="0" w:color="auto"/>
        <w:bottom w:val="none" w:sz="0" w:space="0" w:color="auto"/>
        <w:right w:val="none" w:sz="0" w:space="0" w:color="auto"/>
      </w:divBdr>
    </w:div>
    <w:div w:id="1539582351">
      <w:bodyDiv w:val="1"/>
      <w:marLeft w:val="0"/>
      <w:marRight w:val="0"/>
      <w:marTop w:val="0"/>
      <w:marBottom w:val="0"/>
      <w:divBdr>
        <w:top w:val="none" w:sz="0" w:space="0" w:color="auto"/>
        <w:left w:val="none" w:sz="0" w:space="0" w:color="auto"/>
        <w:bottom w:val="none" w:sz="0" w:space="0" w:color="auto"/>
        <w:right w:val="none" w:sz="0" w:space="0" w:color="auto"/>
      </w:divBdr>
    </w:div>
    <w:div w:id="1552839912">
      <w:bodyDiv w:val="1"/>
      <w:marLeft w:val="0"/>
      <w:marRight w:val="0"/>
      <w:marTop w:val="0"/>
      <w:marBottom w:val="0"/>
      <w:divBdr>
        <w:top w:val="none" w:sz="0" w:space="0" w:color="auto"/>
        <w:left w:val="none" w:sz="0" w:space="0" w:color="auto"/>
        <w:bottom w:val="none" w:sz="0" w:space="0" w:color="auto"/>
        <w:right w:val="none" w:sz="0" w:space="0" w:color="auto"/>
      </w:divBdr>
    </w:div>
    <w:div w:id="1576629477">
      <w:bodyDiv w:val="1"/>
      <w:marLeft w:val="0"/>
      <w:marRight w:val="0"/>
      <w:marTop w:val="0"/>
      <w:marBottom w:val="0"/>
      <w:divBdr>
        <w:top w:val="none" w:sz="0" w:space="0" w:color="auto"/>
        <w:left w:val="none" w:sz="0" w:space="0" w:color="auto"/>
        <w:bottom w:val="none" w:sz="0" w:space="0" w:color="auto"/>
        <w:right w:val="none" w:sz="0" w:space="0" w:color="auto"/>
      </w:divBdr>
    </w:div>
    <w:div w:id="1576933456">
      <w:bodyDiv w:val="1"/>
      <w:marLeft w:val="0"/>
      <w:marRight w:val="0"/>
      <w:marTop w:val="0"/>
      <w:marBottom w:val="0"/>
      <w:divBdr>
        <w:top w:val="none" w:sz="0" w:space="0" w:color="auto"/>
        <w:left w:val="none" w:sz="0" w:space="0" w:color="auto"/>
        <w:bottom w:val="none" w:sz="0" w:space="0" w:color="auto"/>
        <w:right w:val="none" w:sz="0" w:space="0" w:color="auto"/>
      </w:divBdr>
    </w:div>
    <w:div w:id="1591305243">
      <w:bodyDiv w:val="1"/>
      <w:marLeft w:val="0"/>
      <w:marRight w:val="0"/>
      <w:marTop w:val="0"/>
      <w:marBottom w:val="0"/>
      <w:divBdr>
        <w:top w:val="none" w:sz="0" w:space="0" w:color="auto"/>
        <w:left w:val="none" w:sz="0" w:space="0" w:color="auto"/>
        <w:bottom w:val="none" w:sz="0" w:space="0" w:color="auto"/>
        <w:right w:val="none" w:sz="0" w:space="0" w:color="auto"/>
      </w:divBdr>
    </w:div>
    <w:div w:id="1607232132">
      <w:bodyDiv w:val="1"/>
      <w:marLeft w:val="0"/>
      <w:marRight w:val="0"/>
      <w:marTop w:val="0"/>
      <w:marBottom w:val="0"/>
      <w:divBdr>
        <w:top w:val="none" w:sz="0" w:space="0" w:color="auto"/>
        <w:left w:val="none" w:sz="0" w:space="0" w:color="auto"/>
        <w:bottom w:val="none" w:sz="0" w:space="0" w:color="auto"/>
        <w:right w:val="none" w:sz="0" w:space="0" w:color="auto"/>
      </w:divBdr>
      <w:divsChild>
        <w:div w:id="1878467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964488">
      <w:bodyDiv w:val="1"/>
      <w:marLeft w:val="0"/>
      <w:marRight w:val="0"/>
      <w:marTop w:val="0"/>
      <w:marBottom w:val="0"/>
      <w:divBdr>
        <w:top w:val="none" w:sz="0" w:space="0" w:color="auto"/>
        <w:left w:val="none" w:sz="0" w:space="0" w:color="auto"/>
        <w:bottom w:val="none" w:sz="0" w:space="0" w:color="auto"/>
        <w:right w:val="none" w:sz="0" w:space="0" w:color="auto"/>
      </w:divBdr>
    </w:div>
    <w:div w:id="1614244659">
      <w:bodyDiv w:val="1"/>
      <w:marLeft w:val="0"/>
      <w:marRight w:val="0"/>
      <w:marTop w:val="0"/>
      <w:marBottom w:val="0"/>
      <w:divBdr>
        <w:top w:val="none" w:sz="0" w:space="0" w:color="auto"/>
        <w:left w:val="none" w:sz="0" w:space="0" w:color="auto"/>
        <w:bottom w:val="none" w:sz="0" w:space="0" w:color="auto"/>
        <w:right w:val="none" w:sz="0" w:space="0" w:color="auto"/>
      </w:divBdr>
    </w:div>
    <w:div w:id="1632444253">
      <w:bodyDiv w:val="1"/>
      <w:marLeft w:val="0"/>
      <w:marRight w:val="0"/>
      <w:marTop w:val="0"/>
      <w:marBottom w:val="0"/>
      <w:divBdr>
        <w:top w:val="none" w:sz="0" w:space="0" w:color="auto"/>
        <w:left w:val="none" w:sz="0" w:space="0" w:color="auto"/>
        <w:bottom w:val="none" w:sz="0" w:space="0" w:color="auto"/>
        <w:right w:val="none" w:sz="0" w:space="0" w:color="auto"/>
      </w:divBdr>
    </w:div>
    <w:div w:id="1640761431">
      <w:bodyDiv w:val="1"/>
      <w:marLeft w:val="0"/>
      <w:marRight w:val="0"/>
      <w:marTop w:val="0"/>
      <w:marBottom w:val="0"/>
      <w:divBdr>
        <w:top w:val="none" w:sz="0" w:space="0" w:color="auto"/>
        <w:left w:val="none" w:sz="0" w:space="0" w:color="auto"/>
        <w:bottom w:val="none" w:sz="0" w:space="0" w:color="auto"/>
        <w:right w:val="none" w:sz="0" w:space="0" w:color="auto"/>
      </w:divBdr>
    </w:div>
    <w:div w:id="1641376263">
      <w:bodyDiv w:val="1"/>
      <w:marLeft w:val="0"/>
      <w:marRight w:val="0"/>
      <w:marTop w:val="0"/>
      <w:marBottom w:val="0"/>
      <w:divBdr>
        <w:top w:val="none" w:sz="0" w:space="0" w:color="auto"/>
        <w:left w:val="none" w:sz="0" w:space="0" w:color="auto"/>
        <w:bottom w:val="none" w:sz="0" w:space="0" w:color="auto"/>
        <w:right w:val="none" w:sz="0" w:space="0" w:color="auto"/>
      </w:divBdr>
    </w:div>
    <w:div w:id="1644845812">
      <w:bodyDiv w:val="1"/>
      <w:marLeft w:val="0"/>
      <w:marRight w:val="0"/>
      <w:marTop w:val="0"/>
      <w:marBottom w:val="0"/>
      <w:divBdr>
        <w:top w:val="none" w:sz="0" w:space="0" w:color="auto"/>
        <w:left w:val="none" w:sz="0" w:space="0" w:color="auto"/>
        <w:bottom w:val="none" w:sz="0" w:space="0" w:color="auto"/>
        <w:right w:val="none" w:sz="0" w:space="0" w:color="auto"/>
      </w:divBdr>
    </w:div>
    <w:div w:id="1687098878">
      <w:bodyDiv w:val="1"/>
      <w:marLeft w:val="0"/>
      <w:marRight w:val="0"/>
      <w:marTop w:val="0"/>
      <w:marBottom w:val="0"/>
      <w:divBdr>
        <w:top w:val="none" w:sz="0" w:space="0" w:color="auto"/>
        <w:left w:val="none" w:sz="0" w:space="0" w:color="auto"/>
        <w:bottom w:val="none" w:sz="0" w:space="0" w:color="auto"/>
        <w:right w:val="none" w:sz="0" w:space="0" w:color="auto"/>
      </w:divBdr>
    </w:div>
    <w:div w:id="1709918199">
      <w:bodyDiv w:val="1"/>
      <w:marLeft w:val="0"/>
      <w:marRight w:val="0"/>
      <w:marTop w:val="0"/>
      <w:marBottom w:val="0"/>
      <w:divBdr>
        <w:top w:val="none" w:sz="0" w:space="0" w:color="auto"/>
        <w:left w:val="none" w:sz="0" w:space="0" w:color="auto"/>
        <w:bottom w:val="none" w:sz="0" w:space="0" w:color="auto"/>
        <w:right w:val="none" w:sz="0" w:space="0" w:color="auto"/>
      </w:divBdr>
    </w:div>
    <w:div w:id="1710835771">
      <w:bodyDiv w:val="1"/>
      <w:marLeft w:val="0"/>
      <w:marRight w:val="0"/>
      <w:marTop w:val="0"/>
      <w:marBottom w:val="0"/>
      <w:divBdr>
        <w:top w:val="none" w:sz="0" w:space="0" w:color="auto"/>
        <w:left w:val="none" w:sz="0" w:space="0" w:color="auto"/>
        <w:bottom w:val="none" w:sz="0" w:space="0" w:color="auto"/>
        <w:right w:val="none" w:sz="0" w:space="0" w:color="auto"/>
      </w:divBdr>
    </w:div>
    <w:div w:id="1711418696">
      <w:bodyDiv w:val="1"/>
      <w:marLeft w:val="0"/>
      <w:marRight w:val="0"/>
      <w:marTop w:val="0"/>
      <w:marBottom w:val="0"/>
      <w:divBdr>
        <w:top w:val="none" w:sz="0" w:space="0" w:color="auto"/>
        <w:left w:val="none" w:sz="0" w:space="0" w:color="auto"/>
        <w:bottom w:val="none" w:sz="0" w:space="0" w:color="auto"/>
        <w:right w:val="none" w:sz="0" w:space="0" w:color="auto"/>
      </w:divBdr>
    </w:div>
    <w:div w:id="1729498423">
      <w:bodyDiv w:val="1"/>
      <w:marLeft w:val="0"/>
      <w:marRight w:val="0"/>
      <w:marTop w:val="0"/>
      <w:marBottom w:val="0"/>
      <w:divBdr>
        <w:top w:val="none" w:sz="0" w:space="0" w:color="auto"/>
        <w:left w:val="none" w:sz="0" w:space="0" w:color="auto"/>
        <w:bottom w:val="none" w:sz="0" w:space="0" w:color="auto"/>
        <w:right w:val="none" w:sz="0" w:space="0" w:color="auto"/>
      </w:divBdr>
    </w:div>
    <w:div w:id="1736854214">
      <w:bodyDiv w:val="1"/>
      <w:marLeft w:val="0"/>
      <w:marRight w:val="0"/>
      <w:marTop w:val="0"/>
      <w:marBottom w:val="0"/>
      <w:divBdr>
        <w:top w:val="none" w:sz="0" w:space="0" w:color="auto"/>
        <w:left w:val="none" w:sz="0" w:space="0" w:color="auto"/>
        <w:bottom w:val="none" w:sz="0" w:space="0" w:color="auto"/>
        <w:right w:val="none" w:sz="0" w:space="0" w:color="auto"/>
      </w:divBdr>
    </w:div>
    <w:div w:id="1737512497">
      <w:bodyDiv w:val="1"/>
      <w:marLeft w:val="0"/>
      <w:marRight w:val="0"/>
      <w:marTop w:val="0"/>
      <w:marBottom w:val="0"/>
      <w:divBdr>
        <w:top w:val="none" w:sz="0" w:space="0" w:color="auto"/>
        <w:left w:val="none" w:sz="0" w:space="0" w:color="auto"/>
        <w:bottom w:val="none" w:sz="0" w:space="0" w:color="auto"/>
        <w:right w:val="none" w:sz="0" w:space="0" w:color="auto"/>
      </w:divBdr>
    </w:div>
    <w:div w:id="1749884507">
      <w:bodyDiv w:val="1"/>
      <w:marLeft w:val="0"/>
      <w:marRight w:val="0"/>
      <w:marTop w:val="0"/>
      <w:marBottom w:val="0"/>
      <w:divBdr>
        <w:top w:val="none" w:sz="0" w:space="0" w:color="auto"/>
        <w:left w:val="none" w:sz="0" w:space="0" w:color="auto"/>
        <w:bottom w:val="none" w:sz="0" w:space="0" w:color="auto"/>
        <w:right w:val="none" w:sz="0" w:space="0" w:color="auto"/>
      </w:divBdr>
    </w:div>
    <w:div w:id="1763185730">
      <w:bodyDiv w:val="1"/>
      <w:marLeft w:val="0"/>
      <w:marRight w:val="0"/>
      <w:marTop w:val="0"/>
      <w:marBottom w:val="0"/>
      <w:divBdr>
        <w:top w:val="none" w:sz="0" w:space="0" w:color="auto"/>
        <w:left w:val="none" w:sz="0" w:space="0" w:color="auto"/>
        <w:bottom w:val="none" w:sz="0" w:space="0" w:color="auto"/>
        <w:right w:val="none" w:sz="0" w:space="0" w:color="auto"/>
      </w:divBdr>
    </w:div>
    <w:div w:id="1800222927">
      <w:bodyDiv w:val="1"/>
      <w:marLeft w:val="0"/>
      <w:marRight w:val="0"/>
      <w:marTop w:val="0"/>
      <w:marBottom w:val="0"/>
      <w:divBdr>
        <w:top w:val="none" w:sz="0" w:space="0" w:color="auto"/>
        <w:left w:val="none" w:sz="0" w:space="0" w:color="auto"/>
        <w:bottom w:val="none" w:sz="0" w:space="0" w:color="auto"/>
        <w:right w:val="none" w:sz="0" w:space="0" w:color="auto"/>
      </w:divBdr>
    </w:div>
    <w:div w:id="1802772342">
      <w:bodyDiv w:val="1"/>
      <w:marLeft w:val="0"/>
      <w:marRight w:val="0"/>
      <w:marTop w:val="0"/>
      <w:marBottom w:val="0"/>
      <w:divBdr>
        <w:top w:val="none" w:sz="0" w:space="0" w:color="auto"/>
        <w:left w:val="none" w:sz="0" w:space="0" w:color="auto"/>
        <w:bottom w:val="none" w:sz="0" w:space="0" w:color="auto"/>
        <w:right w:val="none" w:sz="0" w:space="0" w:color="auto"/>
      </w:divBdr>
    </w:div>
    <w:div w:id="1826513262">
      <w:bodyDiv w:val="1"/>
      <w:marLeft w:val="0"/>
      <w:marRight w:val="0"/>
      <w:marTop w:val="0"/>
      <w:marBottom w:val="0"/>
      <w:divBdr>
        <w:top w:val="none" w:sz="0" w:space="0" w:color="auto"/>
        <w:left w:val="none" w:sz="0" w:space="0" w:color="auto"/>
        <w:bottom w:val="none" w:sz="0" w:space="0" w:color="auto"/>
        <w:right w:val="none" w:sz="0" w:space="0" w:color="auto"/>
      </w:divBdr>
    </w:div>
    <w:div w:id="1829055981">
      <w:bodyDiv w:val="1"/>
      <w:marLeft w:val="0"/>
      <w:marRight w:val="0"/>
      <w:marTop w:val="0"/>
      <w:marBottom w:val="0"/>
      <w:divBdr>
        <w:top w:val="none" w:sz="0" w:space="0" w:color="auto"/>
        <w:left w:val="none" w:sz="0" w:space="0" w:color="auto"/>
        <w:bottom w:val="none" w:sz="0" w:space="0" w:color="auto"/>
        <w:right w:val="none" w:sz="0" w:space="0" w:color="auto"/>
      </w:divBdr>
    </w:div>
    <w:div w:id="1853258317">
      <w:bodyDiv w:val="1"/>
      <w:marLeft w:val="0"/>
      <w:marRight w:val="0"/>
      <w:marTop w:val="0"/>
      <w:marBottom w:val="0"/>
      <w:divBdr>
        <w:top w:val="none" w:sz="0" w:space="0" w:color="auto"/>
        <w:left w:val="none" w:sz="0" w:space="0" w:color="auto"/>
        <w:bottom w:val="none" w:sz="0" w:space="0" w:color="auto"/>
        <w:right w:val="none" w:sz="0" w:space="0" w:color="auto"/>
      </w:divBdr>
    </w:div>
    <w:div w:id="1912497959">
      <w:bodyDiv w:val="1"/>
      <w:marLeft w:val="0"/>
      <w:marRight w:val="0"/>
      <w:marTop w:val="0"/>
      <w:marBottom w:val="0"/>
      <w:divBdr>
        <w:top w:val="none" w:sz="0" w:space="0" w:color="auto"/>
        <w:left w:val="none" w:sz="0" w:space="0" w:color="auto"/>
        <w:bottom w:val="none" w:sz="0" w:space="0" w:color="auto"/>
        <w:right w:val="none" w:sz="0" w:space="0" w:color="auto"/>
      </w:divBdr>
    </w:div>
    <w:div w:id="1959723200">
      <w:bodyDiv w:val="1"/>
      <w:marLeft w:val="0"/>
      <w:marRight w:val="0"/>
      <w:marTop w:val="0"/>
      <w:marBottom w:val="0"/>
      <w:divBdr>
        <w:top w:val="none" w:sz="0" w:space="0" w:color="auto"/>
        <w:left w:val="none" w:sz="0" w:space="0" w:color="auto"/>
        <w:bottom w:val="none" w:sz="0" w:space="0" w:color="auto"/>
        <w:right w:val="none" w:sz="0" w:space="0" w:color="auto"/>
      </w:divBdr>
    </w:div>
    <w:div w:id="2010987415">
      <w:bodyDiv w:val="1"/>
      <w:marLeft w:val="0"/>
      <w:marRight w:val="0"/>
      <w:marTop w:val="0"/>
      <w:marBottom w:val="0"/>
      <w:divBdr>
        <w:top w:val="none" w:sz="0" w:space="0" w:color="auto"/>
        <w:left w:val="none" w:sz="0" w:space="0" w:color="auto"/>
        <w:bottom w:val="none" w:sz="0" w:space="0" w:color="auto"/>
        <w:right w:val="none" w:sz="0" w:space="0" w:color="auto"/>
      </w:divBdr>
    </w:div>
    <w:div w:id="2017805505">
      <w:bodyDiv w:val="1"/>
      <w:marLeft w:val="0"/>
      <w:marRight w:val="0"/>
      <w:marTop w:val="0"/>
      <w:marBottom w:val="0"/>
      <w:divBdr>
        <w:top w:val="none" w:sz="0" w:space="0" w:color="auto"/>
        <w:left w:val="none" w:sz="0" w:space="0" w:color="auto"/>
        <w:bottom w:val="none" w:sz="0" w:space="0" w:color="auto"/>
        <w:right w:val="none" w:sz="0" w:space="0" w:color="auto"/>
      </w:divBdr>
    </w:div>
    <w:div w:id="2038462486">
      <w:bodyDiv w:val="1"/>
      <w:marLeft w:val="0"/>
      <w:marRight w:val="0"/>
      <w:marTop w:val="0"/>
      <w:marBottom w:val="0"/>
      <w:divBdr>
        <w:top w:val="none" w:sz="0" w:space="0" w:color="auto"/>
        <w:left w:val="none" w:sz="0" w:space="0" w:color="auto"/>
        <w:bottom w:val="none" w:sz="0" w:space="0" w:color="auto"/>
        <w:right w:val="none" w:sz="0" w:space="0" w:color="auto"/>
      </w:divBdr>
    </w:div>
    <w:div w:id="2038505736">
      <w:bodyDiv w:val="1"/>
      <w:marLeft w:val="0"/>
      <w:marRight w:val="0"/>
      <w:marTop w:val="0"/>
      <w:marBottom w:val="0"/>
      <w:divBdr>
        <w:top w:val="none" w:sz="0" w:space="0" w:color="auto"/>
        <w:left w:val="none" w:sz="0" w:space="0" w:color="auto"/>
        <w:bottom w:val="none" w:sz="0" w:space="0" w:color="auto"/>
        <w:right w:val="none" w:sz="0" w:space="0" w:color="auto"/>
      </w:divBdr>
    </w:div>
    <w:div w:id="2106417740">
      <w:bodyDiv w:val="1"/>
      <w:marLeft w:val="0"/>
      <w:marRight w:val="0"/>
      <w:marTop w:val="0"/>
      <w:marBottom w:val="0"/>
      <w:divBdr>
        <w:top w:val="none" w:sz="0" w:space="0" w:color="auto"/>
        <w:left w:val="none" w:sz="0" w:space="0" w:color="auto"/>
        <w:bottom w:val="none" w:sz="0" w:space="0" w:color="auto"/>
        <w:right w:val="none" w:sz="0" w:space="0" w:color="auto"/>
      </w:divBdr>
    </w:div>
    <w:div w:id="2117167008">
      <w:bodyDiv w:val="1"/>
      <w:marLeft w:val="0"/>
      <w:marRight w:val="0"/>
      <w:marTop w:val="0"/>
      <w:marBottom w:val="0"/>
      <w:divBdr>
        <w:top w:val="none" w:sz="0" w:space="0" w:color="auto"/>
        <w:left w:val="none" w:sz="0" w:space="0" w:color="auto"/>
        <w:bottom w:val="none" w:sz="0" w:space="0" w:color="auto"/>
        <w:right w:val="none" w:sz="0" w:space="0" w:color="auto"/>
      </w:divBdr>
      <w:divsChild>
        <w:div w:id="1574393178">
          <w:marLeft w:val="0"/>
          <w:marRight w:val="0"/>
          <w:marTop w:val="0"/>
          <w:marBottom w:val="0"/>
          <w:divBdr>
            <w:top w:val="none" w:sz="0" w:space="0" w:color="auto"/>
            <w:left w:val="none" w:sz="0" w:space="0" w:color="auto"/>
            <w:bottom w:val="none" w:sz="0" w:space="0" w:color="auto"/>
            <w:right w:val="none" w:sz="0" w:space="0" w:color="auto"/>
          </w:divBdr>
          <w:divsChild>
            <w:div w:id="4902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 Id="Rcd5275e35ee34b76" Type="http://schemas.openxmlformats.org/officeDocument/2006/relationships/hyperlink" Target="mailto:avesis.support@sdata.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6E4367-A768-4B08-AD08-D97C9BE399EC}"/>
      </w:docPartPr>
      <w:docPartBody>
        <w:p w:rsidR="004810DD" w:rsidRDefault="008657A0">
          <w:r w:rsidRPr="003841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A0"/>
    <w:rsid w:val="000358DD"/>
    <w:rsid w:val="000A7538"/>
    <w:rsid w:val="001A35D4"/>
    <w:rsid w:val="001B7FAF"/>
    <w:rsid w:val="00245F2E"/>
    <w:rsid w:val="00246F12"/>
    <w:rsid w:val="00276C6D"/>
    <w:rsid w:val="0028169A"/>
    <w:rsid w:val="00292F21"/>
    <w:rsid w:val="0043125D"/>
    <w:rsid w:val="004458C6"/>
    <w:rsid w:val="004810DD"/>
    <w:rsid w:val="00501E05"/>
    <w:rsid w:val="005E7024"/>
    <w:rsid w:val="00643ED0"/>
    <w:rsid w:val="006F3581"/>
    <w:rsid w:val="00700FFD"/>
    <w:rsid w:val="007658A7"/>
    <w:rsid w:val="00774037"/>
    <w:rsid w:val="007A69A0"/>
    <w:rsid w:val="008657A0"/>
    <w:rsid w:val="009634DF"/>
    <w:rsid w:val="00986658"/>
    <w:rsid w:val="00A228C6"/>
    <w:rsid w:val="00A84C09"/>
    <w:rsid w:val="00C341CC"/>
    <w:rsid w:val="00CD4119"/>
    <w:rsid w:val="00DC3B69"/>
    <w:rsid w:val="00E7447D"/>
    <w:rsid w:val="00EC4DC5"/>
    <w:rsid w:val="00ED4CFA"/>
    <w:rsid w:val="00F73D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7A0"/>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57A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4224E44DE2549A6A2EFE095997766" ma:contentTypeVersion="0" ma:contentTypeDescription="Create a new document." ma:contentTypeScope="" ma:versionID="3ed3edb0ca3d990640d662db77cc574f">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B593A-BDC3-4C68-9E76-86BADFC4D651}"/>
</file>

<file path=customXml/itemProps2.xml><?xml version="1.0" encoding="utf-8"?>
<ds:datastoreItem xmlns:ds="http://schemas.openxmlformats.org/officeDocument/2006/customXml" ds:itemID="{7676B762-8779-4560-A2F1-59A56246029B}">
  <ds:schemaRefs>
    <ds:schemaRef ds:uri="http://schemas.microsoft.com/sharepoint/v3/contenttype/forms"/>
  </ds:schemaRefs>
</ds:datastoreItem>
</file>

<file path=customXml/itemProps3.xml><?xml version="1.0" encoding="utf-8"?>
<ds:datastoreItem xmlns:ds="http://schemas.openxmlformats.org/officeDocument/2006/customXml" ds:itemID="{EDB0E611-BCE0-4D8C-B3A5-C0FE76876FE5}">
  <ds:schemaRefs>
    <ds:schemaRef ds:uri="http://schemas.microsoft.com/office/2006/metadata/properties"/>
    <ds:schemaRef ds:uri="http://schemas.microsoft.com/office/infopath/2007/PartnerControls"/>
    <ds:schemaRef ds:uri="003c907c-2a16-483b-ab10-da56a1ba0a4d"/>
    <ds:schemaRef ds:uri="b12e9f4f-bbed-49bc-ae9c-5c4925d5c1b2"/>
  </ds:schemaRefs>
</ds:datastoreItem>
</file>

<file path=customXml/itemProps4.xml><?xml version="1.0" encoding="utf-8"?>
<ds:datastoreItem xmlns:ds="http://schemas.openxmlformats.org/officeDocument/2006/customXml" ds:itemID="{9861037F-1308-4F68-BF38-F25C091F18C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mailroom – Client</dc:title>
  <dc:subject>Business Requirements Document</dc:subject>
  <dc:creator>Desiree Duncan</dc:creator>
  <cp:keywords/>
  <dc:description/>
  <cp:lastModifiedBy>Victoria Friedhoff</cp:lastModifiedBy>
  <cp:revision>24</cp:revision>
  <dcterms:created xsi:type="dcterms:W3CDTF">2026-01-13T04:49:00Z</dcterms:created>
  <dcterms:modified xsi:type="dcterms:W3CDTF">2026-03-03T21:47:47Z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0x010100C374224E44DE2549A6A2EFE095997766</vt:lpwstr>
  </property>
  <property fmtid="{D5CDD505-2E9C-101B-9397-08002B2CF9AE}" pid="3" name="MediaServiceImageTags">
    <vt:lpwstr/>
  </property>
  <property fmtid="{D5CDD505-2E9C-101B-9397-08002B2CF9AE}" pid="4" name="Order">
    <vt:r8>79600</vt:r8>
  </property>
  <property fmtid="{D5CDD505-2E9C-101B-9397-08002B2CF9AE}" pid="5" name="_ExtendedDescription">
    <vt:lpwstr/>
  </property>
  <property fmtid="{D5CDD505-2E9C-101B-9397-08002B2CF9AE}" pid="6" name="TriggerFlowInfo">
    <vt:lpwstr/>
  </property>
  <property fmtid="{D5CDD505-2E9C-101B-9397-08002B2CF9AE}" pid="7" name="ComplianceAssetId">
    <vt:lpwstr/>
  </property>
  <property fmtid="{D5CDD505-2E9C-101B-9397-08002B2CF9AE}" pid="8" name="docLang">
    <vt:lpwstr>en</vt:lpwstr>
  </property>
</Properties>
</file>